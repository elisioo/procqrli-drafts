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6FD97" w14:textId="39328F2C" w:rsidR="00BD0F72" w:rsidRDefault="00BD0F72"/>
    <w:tbl>
      <w:tblPr>
        <w:tblStyle w:val="TableGrid"/>
        <w:tblW w:w="9709" w:type="dxa"/>
        <w:tblLook w:val="04A0" w:firstRow="1" w:lastRow="0" w:firstColumn="1" w:lastColumn="0" w:noHBand="0" w:noVBand="1"/>
      </w:tblPr>
      <w:tblGrid>
        <w:gridCol w:w="2179"/>
        <w:gridCol w:w="7530"/>
      </w:tblGrid>
      <w:tr w:rsidR="00BD0F72" w14:paraId="43AA6429" w14:textId="77777777" w:rsidTr="00347A4C">
        <w:trPr>
          <w:trHeight w:val="580"/>
        </w:trPr>
        <w:tc>
          <w:tcPr>
            <w:tcW w:w="2179" w:type="dxa"/>
            <w:shd w:val="clear" w:color="auto" w:fill="DEEAF6" w:themeFill="accent1" w:themeFillTint="33"/>
          </w:tcPr>
          <w:p w14:paraId="473B3CF5" w14:textId="4DD32B7F" w:rsidR="00BD0F72" w:rsidRPr="00E71DEF" w:rsidRDefault="00347A4C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7530" w:type="dxa"/>
          </w:tcPr>
          <w:p w14:paraId="469E5833" w14:textId="08375094" w:rsidR="00BD0F72" w:rsidRPr="00347A4C" w:rsidRDefault="00E827B4" w:rsidP="00347A4C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Eli Soroño</w:t>
            </w:r>
          </w:p>
        </w:tc>
      </w:tr>
      <w:tr w:rsidR="00347A4C" w14:paraId="4910FA3B" w14:textId="77777777" w:rsidTr="00347A4C">
        <w:trPr>
          <w:trHeight w:val="580"/>
        </w:trPr>
        <w:tc>
          <w:tcPr>
            <w:tcW w:w="2179" w:type="dxa"/>
            <w:shd w:val="clear" w:color="auto" w:fill="DEEAF6" w:themeFill="accent1" w:themeFillTint="33"/>
          </w:tcPr>
          <w:p w14:paraId="4E1D71CB" w14:textId="3505F94B" w:rsidR="00347A4C" w:rsidRPr="00E71DEF" w:rsidRDefault="00347A4C" w:rsidP="00347A4C">
            <w:pPr>
              <w:rPr>
                <w:b/>
              </w:rPr>
            </w:pPr>
            <w:r w:rsidRPr="00E71DEF">
              <w:rPr>
                <w:b/>
              </w:rPr>
              <w:t xml:space="preserve">PROJECT TITLE </w:t>
            </w:r>
          </w:p>
        </w:tc>
        <w:tc>
          <w:tcPr>
            <w:tcW w:w="7530" w:type="dxa"/>
          </w:tcPr>
          <w:p w14:paraId="5AA362C5" w14:textId="66DFB563" w:rsidR="00347A4C" w:rsidRPr="00467712" w:rsidRDefault="00DF1EE6" w:rsidP="00347A4C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Pro</w:t>
            </w:r>
            <w:ins w:id="0" w:author="Eli Soroño" w:date="2026-03-25T23:12:00Z">
              <w:r w:rsidR="00F33CF1">
                <w:rPr>
                  <w:b/>
                  <w:sz w:val="28"/>
                  <w:szCs w:val="28"/>
                </w:rPr>
                <w:t>qr</w:t>
              </w:r>
            </w:ins>
            <w:del w:id="1" w:author="Eli Soroño" w:date="2026-03-25T23:12:00Z">
              <w:r w:rsidDel="00F33CF1">
                <w:rPr>
                  <w:b/>
                  <w:sz w:val="28"/>
                  <w:szCs w:val="28"/>
                </w:rPr>
                <w:delText>cu</w:delText>
              </w:r>
            </w:del>
            <w:del w:id="2" w:author="Eli Soroño" w:date="2026-03-25T23:11:00Z">
              <w:r w:rsidDel="00E2233C">
                <w:rPr>
                  <w:b/>
                  <w:sz w:val="28"/>
                  <w:szCs w:val="28"/>
                </w:rPr>
                <w:delText>r</w:delText>
              </w:r>
              <w:r w:rsidR="00A90ECD" w:rsidDel="00E2233C">
                <w:rPr>
                  <w:b/>
                  <w:sz w:val="28"/>
                  <w:szCs w:val="28"/>
                </w:rPr>
                <w:delText>e</w:delText>
              </w:r>
            </w:del>
            <w:r w:rsidR="009E612B">
              <w:rPr>
                <w:b/>
                <w:sz w:val="28"/>
                <w:szCs w:val="28"/>
              </w:rPr>
              <w:t>L</w:t>
            </w:r>
            <w:r>
              <w:rPr>
                <w:b/>
                <w:sz w:val="28"/>
                <w:szCs w:val="28"/>
              </w:rPr>
              <w:t>i</w:t>
            </w:r>
            <w:proofErr w:type="spellEnd"/>
            <w:r w:rsidR="00467712" w:rsidRPr="00467712">
              <w:rPr>
                <w:b/>
                <w:sz w:val="28"/>
                <w:szCs w:val="28"/>
              </w:rPr>
              <w:t>:</w:t>
            </w:r>
            <w:r w:rsidR="00826426">
              <w:rPr>
                <w:b/>
                <w:sz w:val="28"/>
                <w:szCs w:val="28"/>
              </w:rPr>
              <w:t xml:space="preserve"> </w:t>
            </w:r>
            <w:r w:rsidR="00467712" w:rsidRPr="00467712">
              <w:rPr>
                <w:b/>
                <w:sz w:val="28"/>
                <w:szCs w:val="28"/>
              </w:rPr>
              <w:t xml:space="preserve"> </w:t>
            </w:r>
            <w:r w:rsidR="00826426" w:rsidRPr="00826426">
              <w:rPr>
                <w:b/>
                <w:sz w:val="28"/>
                <w:szCs w:val="28"/>
              </w:rPr>
              <w:t>Web-Based Procurement and Vendor Management System</w:t>
            </w:r>
          </w:p>
        </w:tc>
      </w:tr>
      <w:tr w:rsidR="00347A4C" w14:paraId="76113EE3" w14:textId="77777777" w:rsidTr="00347A4C">
        <w:trPr>
          <w:trHeight w:val="580"/>
        </w:trPr>
        <w:tc>
          <w:tcPr>
            <w:tcW w:w="2179" w:type="dxa"/>
            <w:shd w:val="clear" w:color="auto" w:fill="DEEAF6" w:themeFill="accent1" w:themeFillTint="33"/>
          </w:tcPr>
          <w:p w14:paraId="46FC5F4E" w14:textId="6049F0B9" w:rsidR="00347A4C" w:rsidRDefault="00347A4C" w:rsidP="00347A4C">
            <w:pPr>
              <w:rPr>
                <w:b/>
              </w:rPr>
            </w:pPr>
            <w:r>
              <w:rPr>
                <w:b/>
              </w:rPr>
              <w:t>SUBJECT:</w:t>
            </w:r>
          </w:p>
          <w:p w14:paraId="7E59E694" w14:textId="41765707" w:rsidR="00347A4C" w:rsidRDefault="00347A4C" w:rsidP="00347A4C">
            <w:pPr>
              <w:rPr>
                <w:b/>
              </w:rPr>
            </w:pPr>
            <w:r>
              <w:rPr>
                <w:b/>
              </w:rPr>
              <w:t>CODE:</w:t>
            </w:r>
          </w:p>
          <w:p w14:paraId="5CCFA230" w14:textId="2CD319E1" w:rsidR="00347A4C" w:rsidRPr="00E71DEF" w:rsidRDefault="00347A4C" w:rsidP="00347A4C">
            <w:pPr>
              <w:rPr>
                <w:b/>
              </w:rPr>
            </w:pPr>
            <w:r>
              <w:rPr>
                <w:b/>
              </w:rPr>
              <w:t>TIME:</w:t>
            </w:r>
          </w:p>
        </w:tc>
        <w:tc>
          <w:tcPr>
            <w:tcW w:w="7530" w:type="dxa"/>
          </w:tcPr>
          <w:p w14:paraId="3497236D" w14:textId="77777777" w:rsidR="00347A4C" w:rsidRDefault="00347A4C" w:rsidP="00347A4C">
            <w:pPr>
              <w:rPr>
                <w:b/>
              </w:rPr>
            </w:pPr>
            <w:r>
              <w:rPr>
                <w:b/>
              </w:rPr>
              <w:t>IT15/L Integrative Programming and Technologies</w:t>
            </w:r>
          </w:p>
          <w:p w14:paraId="248DFC35" w14:textId="221FC655" w:rsidR="00347A4C" w:rsidRPr="00C924A0" w:rsidRDefault="00347A4C" w:rsidP="00347A4C">
            <w:pPr>
              <w:rPr>
                <w:b/>
              </w:rPr>
            </w:pPr>
          </w:p>
        </w:tc>
      </w:tr>
      <w:tr w:rsidR="00347A4C" w14:paraId="73079EB3" w14:textId="77777777" w:rsidTr="00347A4C">
        <w:trPr>
          <w:trHeight w:val="548"/>
        </w:trPr>
        <w:tc>
          <w:tcPr>
            <w:tcW w:w="2179" w:type="dxa"/>
            <w:shd w:val="clear" w:color="auto" w:fill="DEEAF6" w:themeFill="accent1" w:themeFillTint="33"/>
          </w:tcPr>
          <w:p w14:paraId="53370477" w14:textId="29AEE5EB" w:rsidR="00347A4C" w:rsidRPr="00E71DEF" w:rsidRDefault="00347A4C" w:rsidP="00347A4C">
            <w:pPr>
              <w:rPr>
                <w:b/>
              </w:rPr>
            </w:pPr>
            <w:r>
              <w:rPr>
                <w:b/>
              </w:rPr>
              <w:t>TOPIC</w:t>
            </w:r>
            <w:r w:rsidR="00D512DC">
              <w:rPr>
                <w:b/>
              </w:rPr>
              <w:t xml:space="preserve"> (Type of Business Process)</w:t>
            </w:r>
          </w:p>
        </w:tc>
        <w:tc>
          <w:tcPr>
            <w:tcW w:w="7530" w:type="dxa"/>
          </w:tcPr>
          <w:p w14:paraId="00B3210D" w14:textId="7EF29E7A" w:rsidR="00347A4C" w:rsidRPr="004E4545" w:rsidRDefault="00463289" w:rsidP="00347A4C">
            <w:pPr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  <w:r w:rsidR="0056647A">
              <w:rPr>
                <w:b/>
                <w:bCs/>
              </w:rPr>
              <w:t>27 Procurement &amp; Vendor Management System (PVMS)</w:t>
            </w:r>
          </w:p>
        </w:tc>
      </w:tr>
      <w:tr w:rsidR="00025EB0" w14:paraId="374B5B3D" w14:textId="77777777" w:rsidTr="00347A4C">
        <w:trPr>
          <w:trHeight w:val="548"/>
        </w:trPr>
        <w:tc>
          <w:tcPr>
            <w:tcW w:w="2179" w:type="dxa"/>
            <w:shd w:val="clear" w:color="auto" w:fill="DEEAF6" w:themeFill="accent1" w:themeFillTint="33"/>
          </w:tcPr>
          <w:p w14:paraId="59D68658" w14:textId="5D308243" w:rsidR="00025EB0" w:rsidRDefault="00025EB0" w:rsidP="00347A4C">
            <w:pPr>
              <w:rPr>
                <w:b/>
              </w:rPr>
            </w:pPr>
            <w:r>
              <w:rPr>
                <w:b/>
              </w:rPr>
              <w:t>Products/Service</w:t>
            </w:r>
            <w:r w:rsidR="00490452">
              <w:rPr>
                <w:b/>
              </w:rPr>
              <w:t>s</w:t>
            </w:r>
          </w:p>
        </w:tc>
        <w:tc>
          <w:tcPr>
            <w:tcW w:w="7530" w:type="dxa"/>
          </w:tcPr>
          <w:p w14:paraId="15ECC4EC" w14:textId="1A931EDA" w:rsidR="00025EB0" w:rsidRDefault="00307D82" w:rsidP="00347A4C">
            <w:pPr>
              <w:rPr>
                <w:b/>
                <w:bCs/>
              </w:rPr>
            </w:pPr>
            <w:r w:rsidRPr="00307D82">
              <w:rPr>
                <w:b/>
                <w:bCs/>
              </w:rPr>
              <w:t>Manufacturing &amp; Procurement Firm</w:t>
            </w:r>
          </w:p>
        </w:tc>
      </w:tr>
      <w:tr w:rsidR="00347A4C" w14:paraId="4CBBC61D" w14:textId="77777777" w:rsidTr="00347A4C">
        <w:trPr>
          <w:trHeight w:val="580"/>
        </w:trPr>
        <w:tc>
          <w:tcPr>
            <w:tcW w:w="2179" w:type="dxa"/>
            <w:shd w:val="clear" w:color="auto" w:fill="DEEAF6" w:themeFill="accent1" w:themeFillTint="33"/>
          </w:tcPr>
          <w:p w14:paraId="6061325F" w14:textId="77777777" w:rsidR="00347A4C" w:rsidRPr="00E71DEF" w:rsidRDefault="00347A4C" w:rsidP="00347A4C">
            <w:pPr>
              <w:rPr>
                <w:b/>
              </w:rPr>
            </w:pPr>
            <w:r w:rsidRPr="00E71DEF">
              <w:rPr>
                <w:b/>
              </w:rPr>
              <w:t>Tools Needed:</w:t>
            </w:r>
          </w:p>
        </w:tc>
        <w:tc>
          <w:tcPr>
            <w:tcW w:w="7530" w:type="dxa"/>
          </w:tcPr>
          <w:p w14:paraId="28FEA990" w14:textId="499E558B" w:rsidR="00347A4C" w:rsidRPr="00392506" w:rsidRDefault="00826426" w:rsidP="00826426">
            <w:pPr>
              <w:rPr>
                <w:bCs/>
              </w:rPr>
            </w:pPr>
            <w:r w:rsidRPr="00826426">
              <w:rPr>
                <w:bCs/>
              </w:rPr>
              <w:t>Visual Studio 2026</w:t>
            </w:r>
            <w:r>
              <w:rPr>
                <w:bCs/>
              </w:rPr>
              <w:t xml:space="preserve">, </w:t>
            </w:r>
            <w:r w:rsidRPr="00826426">
              <w:rPr>
                <w:bCs/>
              </w:rPr>
              <w:t>ASP.NET Core 8 (Web API)</w:t>
            </w:r>
            <w:r>
              <w:rPr>
                <w:bCs/>
              </w:rPr>
              <w:t xml:space="preserve">, </w:t>
            </w:r>
            <w:r w:rsidRPr="00826426">
              <w:rPr>
                <w:bCs/>
              </w:rPr>
              <w:t>React.js with Tailwind CSS</w:t>
            </w:r>
            <w:r>
              <w:rPr>
                <w:bCs/>
              </w:rPr>
              <w:t xml:space="preserve">, </w:t>
            </w:r>
            <w:r w:rsidRPr="00826426">
              <w:rPr>
                <w:bCs/>
              </w:rPr>
              <w:t>Microsoft SQL Server (SSMS)</w:t>
            </w:r>
            <w:r>
              <w:rPr>
                <w:bCs/>
              </w:rPr>
              <w:t xml:space="preserve">, </w:t>
            </w:r>
            <w:r w:rsidRPr="00826426">
              <w:rPr>
                <w:bCs/>
              </w:rPr>
              <w:t>Entity Framework Core</w:t>
            </w:r>
            <w:r>
              <w:rPr>
                <w:bCs/>
              </w:rPr>
              <w:t xml:space="preserve">, </w:t>
            </w:r>
            <w:r w:rsidRPr="00826426">
              <w:rPr>
                <w:bCs/>
              </w:rPr>
              <w:t>Azure App Service</w:t>
            </w:r>
            <w:r>
              <w:rPr>
                <w:bCs/>
              </w:rPr>
              <w:t xml:space="preserve"> or Monsterasp.net, </w:t>
            </w:r>
            <w:r w:rsidRPr="00826426">
              <w:rPr>
                <w:bCs/>
              </w:rPr>
              <w:t>GitHub</w:t>
            </w:r>
          </w:p>
        </w:tc>
      </w:tr>
      <w:tr w:rsidR="00347A4C" w14:paraId="0C4F9A65" w14:textId="77777777" w:rsidTr="00347A4C">
        <w:trPr>
          <w:trHeight w:val="548"/>
        </w:trPr>
        <w:tc>
          <w:tcPr>
            <w:tcW w:w="2179" w:type="dxa"/>
            <w:shd w:val="clear" w:color="auto" w:fill="DEEAF6" w:themeFill="accent1" w:themeFillTint="33"/>
          </w:tcPr>
          <w:p w14:paraId="5AAC2757" w14:textId="77777777" w:rsidR="00347A4C" w:rsidRPr="00E71DEF" w:rsidRDefault="00347A4C" w:rsidP="00347A4C">
            <w:pPr>
              <w:rPr>
                <w:b/>
              </w:rPr>
            </w:pPr>
            <w:r w:rsidRPr="00E71DEF">
              <w:rPr>
                <w:b/>
              </w:rPr>
              <w:t xml:space="preserve">Technology: </w:t>
            </w:r>
          </w:p>
        </w:tc>
        <w:tc>
          <w:tcPr>
            <w:tcW w:w="7530" w:type="dxa"/>
          </w:tcPr>
          <w:p w14:paraId="76AE0054" w14:textId="779FD504" w:rsidR="00347A4C" w:rsidRDefault="00307D82" w:rsidP="00307D82">
            <w:r w:rsidRPr="00307D82">
              <w:t xml:space="preserve">SAP Business One API, </w:t>
            </w:r>
            <w:proofErr w:type="spellStart"/>
            <w:r w:rsidRPr="00307D82">
              <w:t>PayMongo</w:t>
            </w:r>
            <w:proofErr w:type="spellEnd"/>
            <w:r w:rsidRPr="00307D82">
              <w:t xml:space="preserve"> API,</w:t>
            </w:r>
            <w:r>
              <w:t xml:space="preserve"> Stripe API,</w:t>
            </w:r>
            <w:r w:rsidRPr="00307D82">
              <w:t xml:space="preserve"> SendGrid API, Random Forest, </w:t>
            </w:r>
            <w:proofErr w:type="spellStart"/>
            <w:r w:rsidRPr="00307D82">
              <w:t>SignalR</w:t>
            </w:r>
            <w:proofErr w:type="spellEnd"/>
            <w:r w:rsidRPr="00307D82">
              <w:t>, Chart.js / Recharts</w:t>
            </w:r>
          </w:p>
        </w:tc>
      </w:tr>
      <w:tr w:rsidR="00347A4C" w14:paraId="3CBE4721" w14:textId="77777777" w:rsidTr="00347A4C">
        <w:trPr>
          <w:trHeight w:val="548"/>
        </w:trPr>
        <w:tc>
          <w:tcPr>
            <w:tcW w:w="2179" w:type="dxa"/>
            <w:shd w:val="clear" w:color="auto" w:fill="DEEAF6" w:themeFill="accent1" w:themeFillTint="33"/>
          </w:tcPr>
          <w:p w14:paraId="64E2BC2D" w14:textId="77777777" w:rsidR="00347A4C" w:rsidRPr="00E71DEF" w:rsidRDefault="00347A4C" w:rsidP="00347A4C">
            <w:pPr>
              <w:rPr>
                <w:b/>
              </w:rPr>
            </w:pPr>
            <w:r w:rsidRPr="00E71DEF">
              <w:rPr>
                <w:b/>
              </w:rPr>
              <w:t>Security Features</w:t>
            </w:r>
          </w:p>
        </w:tc>
        <w:tc>
          <w:tcPr>
            <w:tcW w:w="7530" w:type="dxa"/>
          </w:tcPr>
          <w:p w14:paraId="6959FFFC" w14:textId="259E6C12" w:rsidR="00347A4C" w:rsidRDefault="00C12D60" w:rsidP="00347A4C">
            <w:r w:rsidRPr="00C12D60">
              <w:t>JWT Authentication &amp; Role-Based Authorization, Input Validation &amp; Parameterized Queries (SQL Injection / XSS Prevention), HTTPS / SSL Enforcement, Audit Trail Logging with Timestamp &amp; User Identity, Two-Factor Authentication (2FA) for Admin &amp; Approver Accounts, Session Timeout &amp; Token Expiry</w:t>
            </w:r>
          </w:p>
        </w:tc>
      </w:tr>
      <w:tr w:rsidR="00347A4C" w14:paraId="4B724FD0" w14:textId="77777777" w:rsidTr="00347A4C">
        <w:trPr>
          <w:trHeight w:val="692"/>
        </w:trPr>
        <w:tc>
          <w:tcPr>
            <w:tcW w:w="2179" w:type="dxa"/>
            <w:shd w:val="clear" w:color="auto" w:fill="DEEAF6" w:themeFill="accent1" w:themeFillTint="33"/>
          </w:tcPr>
          <w:p w14:paraId="6ABB9BFF" w14:textId="77777777" w:rsidR="00347A4C" w:rsidRPr="00E71DEF" w:rsidRDefault="00347A4C" w:rsidP="00347A4C">
            <w:pPr>
              <w:rPr>
                <w:b/>
              </w:rPr>
            </w:pPr>
            <w:r w:rsidRPr="00E71DEF">
              <w:rPr>
                <w:b/>
              </w:rPr>
              <w:t>Target user/s:</w:t>
            </w:r>
          </w:p>
        </w:tc>
        <w:tc>
          <w:tcPr>
            <w:tcW w:w="7530" w:type="dxa"/>
          </w:tcPr>
          <w:p w14:paraId="2B03CA3D" w14:textId="68BAE575" w:rsidR="00347A4C" w:rsidRDefault="00C12D60" w:rsidP="00347A4C">
            <w:r>
              <w:t>Procurement Officers, Plant / Operations Managers, Warehouse / Inventory Staff, Finance &amp; Accounting Department, Vendor / Supplier Representatives (External Portal), System Administrator</w:t>
            </w:r>
          </w:p>
        </w:tc>
      </w:tr>
      <w:tr w:rsidR="00347A4C" w14:paraId="02056FE2" w14:textId="77777777" w:rsidTr="00347A4C">
        <w:trPr>
          <w:trHeight w:val="548"/>
        </w:trPr>
        <w:tc>
          <w:tcPr>
            <w:tcW w:w="2179" w:type="dxa"/>
            <w:shd w:val="clear" w:color="auto" w:fill="DEEAF6" w:themeFill="accent1" w:themeFillTint="33"/>
          </w:tcPr>
          <w:p w14:paraId="7B6CCD9A" w14:textId="77777777" w:rsidR="00347A4C" w:rsidRPr="00E71DEF" w:rsidRDefault="00347A4C" w:rsidP="00347A4C">
            <w:pPr>
              <w:rPr>
                <w:b/>
              </w:rPr>
            </w:pPr>
            <w:r w:rsidRPr="00E71DEF">
              <w:rPr>
                <w:b/>
              </w:rPr>
              <w:t>Subs System / Management Transaction/Modules</w:t>
            </w:r>
          </w:p>
        </w:tc>
        <w:tc>
          <w:tcPr>
            <w:tcW w:w="7530" w:type="dxa"/>
          </w:tcPr>
          <w:p w14:paraId="104F62BE" w14:textId="3C139A90" w:rsidR="00D512DC" w:rsidRDefault="00180EDC" w:rsidP="00180EDC">
            <w:pPr>
              <w:pStyle w:val="ListParagraph"/>
              <w:numPr>
                <w:ilvl w:val="0"/>
                <w:numId w:val="8"/>
              </w:numPr>
            </w:pPr>
            <w:r>
              <w:t>Vendor Accreditation</w:t>
            </w:r>
          </w:p>
          <w:p w14:paraId="571D6206" w14:textId="41D56F05" w:rsidR="00180EDC" w:rsidRDefault="00180EDC" w:rsidP="00180EDC">
            <w:pPr>
              <w:pStyle w:val="ListParagraph"/>
              <w:numPr>
                <w:ilvl w:val="0"/>
                <w:numId w:val="8"/>
              </w:numPr>
            </w:pPr>
            <w:r>
              <w:t>Purchase Requisition &amp; Approval</w:t>
            </w:r>
          </w:p>
          <w:p w14:paraId="3410D8BA" w14:textId="5804FE84" w:rsidR="00180EDC" w:rsidRDefault="00180EDC" w:rsidP="00180EDC">
            <w:pPr>
              <w:pStyle w:val="ListParagraph"/>
              <w:numPr>
                <w:ilvl w:val="0"/>
                <w:numId w:val="8"/>
              </w:numPr>
            </w:pPr>
            <w:r>
              <w:t xml:space="preserve">Supplier Evaluation </w:t>
            </w:r>
          </w:p>
          <w:p w14:paraId="52A4E83E" w14:textId="353281E4" w:rsidR="00180EDC" w:rsidRDefault="00180EDC" w:rsidP="00180EDC">
            <w:pPr>
              <w:pStyle w:val="ListParagraph"/>
              <w:numPr>
                <w:ilvl w:val="0"/>
                <w:numId w:val="8"/>
              </w:numPr>
            </w:pPr>
            <w:r>
              <w:t xml:space="preserve">Contract &amp; Pricing Management </w:t>
            </w:r>
          </w:p>
          <w:p w14:paraId="40D4C669" w14:textId="77777777" w:rsidR="00A90ECD" w:rsidRDefault="00180EDC" w:rsidP="00A90ECD">
            <w:pPr>
              <w:pStyle w:val="ListParagraph"/>
              <w:numPr>
                <w:ilvl w:val="0"/>
                <w:numId w:val="8"/>
              </w:numPr>
            </w:pPr>
            <w:r>
              <w:t>Procurement Analytics</w:t>
            </w:r>
          </w:p>
          <w:p w14:paraId="46988750" w14:textId="77777777" w:rsidR="00A90ECD" w:rsidRDefault="00A90ECD" w:rsidP="00A90ECD">
            <w:pPr>
              <w:pStyle w:val="ListParagraph"/>
              <w:numPr>
                <w:ilvl w:val="0"/>
                <w:numId w:val="8"/>
              </w:numPr>
            </w:pPr>
            <w:r w:rsidRPr="00A90ECD">
              <w:t xml:space="preserve">Invoice &amp; Payment Processing Module </w:t>
            </w:r>
          </w:p>
          <w:p w14:paraId="40985467" w14:textId="18548A29" w:rsidR="00A90ECD" w:rsidRDefault="00A90ECD" w:rsidP="00A90ECD">
            <w:pPr>
              <w:pStyle w:val="ListParagraph"/>
              <w:numPr>
                <w:ilvl w:val="0"/>
                <w:numId w:val="8"/>
              </w:numPr>
            </w:pPr>
            <w:r w:rsidRPr="00A90ECD">
              <w:t>Delivery &amp; Logistics Tracking</w:t>
            </w:r>
          </w:p>
          <w:p w14:paraId="36823708" w14:textId="552A6DAF" w:rsidR="00A90ECD" w:rsidRDefault="00A90ECD" w:rsidP="00A90ECD">
            <w:pPr>
              <w:pStyle w:val="ListParagraph"/>
              <w:numPr>
                <w:ilvl w:val="0"/>
                <w:numId w:val="8"/>
              </w:numPr>
            </w:pPr>
            <w:r w:rsidRPr="00A90ECD">
              <w:t xml:space="preserve"> Inventory &amp; Stock Monitoring </w:t>
            </w:r>
          </w:p>
          <w:p w14:paraId="3654CE34" w14:textId="77777777" w:rsidR="00A90ECD" w:rsidRDefault="00A90ECD" w:rsidP="00A90ECD">
            <w:pPr>
              <w:pStyle w:val="ListParagraph"/>
              <w:numPr>
                <w:ilvl w:val="0"/>
                <w:numId w:val="8"/>
              </w:numPr>
            </w:pPr>
            <w:r w:rsidRPr="00A90ECD">
              <w:t xml:space="preserve"> Compliance &amp; Document Management</w:t>
            </w:r>
          </w:p>
          <w:p w14:paraId="334DBE64" w14:textId="6B9E634F" w:rsidR="00A90ECD" w:rsidRDefault="00A90ECD" w:rsidP="00A90ECD">
            <w:pPr>
              <w:pStyle w:val="ListParagraph"/>
              <w:numPr>
                <w:ilvl w:val="0"/>
                <w:numId w:val="8"/>
              </w:numPr>
            </w:pPr>
            <w:r w:rsidRPr="00A90ECD">
              <w:t>Subscription &amp; Tenant Management</w:t>
            </w:r>
            <w:r>
              <w:t xml:space="preserve"> </w:t>
            </w:r>
            <w:r w:rsidRPr="00A90ECD">
              <w:t>(SaaS)</w:t>
            </w:r>
          </w:p>
          <w:p w14:paraId="1818947E" w14:textId="7087442D" w:rsidR="00B5178F" w:rsidRDefault="00B5178F" w:rsidP="00347A4C"/>
        </w:tc>
      </w:tr>
      <w:tr w:rsidR="00347A4C" w14:paraId="01C8AE18" w14:textId="77777777" w:rsidTr="00347A4C">
        <w:trPr>
          <w:trHeight w:val="548"/>
        </w:trPr>
        <w:tc>
          <w:tcPr>
            <w:tcW w:w="2179" w:type="dxa"/>
            <w:shd w:val="clear" w:color="auto" w:fill="DEEAF6" w:themeFill="accent1" w:themeFillTint="33"/>
          </w:tcPr>
          <w:p w14:paraId="25A1D6DE" w14:textId="77777777" w:rsidR="00347A4C" w:rsidRPr="00E71DEF" w:rsidRDefault="00347A4C" w:rsidP="00347A4C">
            <w:pPr>
              <w:rPr>
                <w:b/>
              </w:rPr>
            </w:pPr>
            <w:r w:rsidRPr="00E71DEF">
              <w:rPr>
                <w:b/>
              </w:rPr>
              <w:t>LOGO</w:t>
            </w:r>
          </w:p>
        </w:tc>
        <w:tc>
          <w:tcPr>
            <w:tcW w:w="7530" w:type="dxa"/>
          </w:tcPr>
          <w:p w14:paraId="1FF14FA7" w14:textId="65CBE84A" w:rsidR="00B5178F" w:rsidDel="00F33CF1" w:rsidRDefault="00B5178F" w:rsidP="00347A4C">
            <w:pPr>
              <w:rPr>
                <w:del w:id="3" w:author="Eli Soroño" w:date="2026-03-25T23:12:00Z"/>
              </w:rPr>
            </w:pPr>
          </w:p>
          <w:p w14:paraId="32628F33" w14:textId="2F5F6917" w:rsidR="00B5178F" w:rsidDel="00F33CF1" w:rsidRDefault="00E2233C" w:rsidP="00E2233C">
            <w:pPr>
              <w:jc w:val="center"/>
              <w:rPr>
                <w:del w:id="4" w:author="Eli Soroño" w:date="2026-03-25T23:12:00Z"/>
              </w:rPr>
              <w:pPrChange w:id="5" w:author="Eli Soroño" w:date="2026-03-25T23:10:00Z">
                <w:pPr/>
              </w:pPrChange>
            </w:pPr>
            <w:del w:id="6" w:author="Eli Soroño" w:date="2026-03-25T23:12:00Z">
              <w:r w:rsidDel="00F33CF1">
                <w:rPr>
                  <w:noProof/>
                </w:rPr>
                <w:drawing>
                  <wp:inline distT="0" distB="0" distL="0" distR="0" wp14:anchorId="732FC653" wp14:editId="7A4F5B50">
                    <wp:extent cx="3250139" cy="1405466"/>
                    <wp:effectExtent l="0" t="0" r="7620" b="4445"/>
                    <wp:docPr id="4" name="Picture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4" name="Picture 4"/>
                            <pic:cNvPicPr/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306868" cy="1429998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del>
          </w:p>
          <w:p w14:paraId="7F51956A" w14:textId="5A9B4CCD" w:rsidR="00B5178F" w:rsidDel="00F33CF1" w:rsidRDefault="00B5178F" w:rsidP="00F33CF1">
            <w:pPr>
              <w:jc w:val="center"/>
              <w:rPr>
                <w:del w:id="7" w:author="Eli Soroño" w:date="2026-03-25T23:12:00Z"/>
              </w:rPr>
              <w:pPrChange w:id="8" w:author="Eli Soroño" w:date="2026-03-25T23:12:00Z">
                <w:pPr/>
              </w:pPrChange>
            </w:pPr>
          </w:p>
          <w:p w14:paraId="1B696D0E" w14:textId="39CE91A6" w:rsidR="00B5178F" w:rsidRDefault="00B5178F" w:rsidP="00347A4C"/>
          <w:p w14:paraId="53E12AC1" w14:textId="2AC38F36" w:rsidR="00B5178F" w:rsidRDefault="00F33CF1" w:rsidP="00F33CF1">
            <w:pPr>
              <w:jc w:val="center"/>
              <w:pPrChange w:id="9" w:author="Eli Soroño" w:date="2026-03-25T23:12:00Z">
                <w:pPr/>
              </w:pPrChange>
            </w:pPr>
            <w:ins w:id="10" w:author="Eli Soroño" w:date="2026-03-25T23:12:00Z">
              <w:r>
                <w:rPr>
                  <w:noProof/>
                </w:rPr>
                <w:drawing>
                  <wp:inline distT="0" distB="0" distL="0" distR="0" wp14:anchorId="2B59C61D" wp14:editId="1BE6BFCC">
                    <wp:extent cx="3144761" cy="1354666"/>
                    <wp:effectExtent l="19050" t="19050" r="17780" b="17145"/>
                    <wp:docPr id="5" name="Picture 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5" name="Picture 5"/>
                            <pic:cNvPicPr/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161710" cy="1361967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ins>
          </w:p>
          <w:p w14:paraId="1BD7DCC3" w14:textId="03E9F1BB" w:rsidR="00B5178F" w:rsidRDefault="00B5178F" w:rsidP="00347A4C"/>
          <w:p w14:paraId="11A22BB6" w14:textId="77777777" w:rsidR="00B5178F" w:rsidRDefault="00B5178F" w:rsidP="00347A4C"/>
          <w:p w14:paraId="0D4D60EE" w14:textId="77777777" w:rsidR="00B5178F" w:rsidRDefault="00B5178F" w:rsidP="00347A4C"/>
          <w:p w14:paraId="5CF71D6D" w14:textId="55478AA5" w:rsidR="00B5178F" w:rsidRDefault="00B5178F" w:rsidP="00347A4C"/>
          <w:p w14:paraId="5B377153" w14:textId="77777777" w:rsidR="00B5178F" w:rsidRDefault="00B5178F" w:rsidP="00347A4C"/>
          <w:p w14:paraId="4CBCCB1B" w14:textId="225745FB" w:rsidR="00B5178F" w:rsidRDefault="00B5178F" w:rsidP="00347A4C"/>
        </w:tc>
      </w:tr>
      <w:tr w:rsidR="00347A4C" w14:paraId="3ED65424" w14:textId="77777777" w:rsidTr="00347A4C">
        <w:trPr>
          <w:trHeight w:val="548"/>
        </w:trPr>
        <w:tc>
          <w:tcPr>
            <w:tcW w:w="2179" w:type="dxa"/>
            <w:shd w:val="clear" w:color="auto" w:fill="DEEAF6" w:themeFill="accent1" w:themeFillTint="33"/>
          </w:tcPr>
          <w:p w14:paraId="0ACB75AF" w14:textId="77777777" w:rsidR="00347A4C" w:rsidRPr="00E71DEF" w:rsidRDefault="00347A4C" w:rsidP="00347A4C">
            <w:pPr>
              <w:rPr>
                <w:b/>
              </w:rPr>
            </w:pPr>
            <w:r w:rsidRPr="00E71DEF">
              <w:rPr>
                <w:b/>
              </w:rPr>
              <w:lastRenderedPageBreak/>
              <w:t>Project Objectives:</w:t>
            </w:r>
          </w:p>
        </w:tc>
        <w:tc>
          <w:tcPr>
            <w:tcW w:w="7530" w:type="dxa"/>
          </w:tcPr>
          <w:p w14:paraId="2F186259" w14:textId="77777777" w:rsidR="000A721B" w:rsidRDefault="000A721B" w:rsidP="00C12D60">
            <w:pPr>
              <w:jc w:val="both"/>
            </w:pPr>
            <w:r w:rsidRPr="000A721B">
              <w:t xml:space="preserve">1. To design and develop a cloud-based SaaS procurement platform that serves industrial enterprises in managing their vendor and purchasing operations efficiently within one semester. </w:t>
            </w:r>
          </w:p>
          <w:p w14:paraId="6C9AE9A8" w14:textId="77777777" w:rsidR="000A721B" w:rsidRDefault="000A721B" w:rsidP="00C12D60">
            <w:pPr>
              <w:jc w:val="both"/>
            </w:pPr>
            <w:r w:rsidRPr="000A721B">
              <w:t xml:space="preserve">2. To deliver a scalable and multi-tenant system architecture that allows multiple industrial organizations to subscribe and independently operate their procurement workflows under a single deployed platform. </w:t>
            </w:r>
          </w:p>
          <w:p w14:paraId="1CC3DF7F" w14:textId="77777777" w:rsidR="000A721B" w:rsidRDefault="000A721B" w:rsidP="00C12D60">
            <w:pPr>
              <w:jc w:val="both"/>
            </w:pPr>
            <w:r w:rsidRPr="000A721B">
              <w:t xml:space="preserve">3. To apply a supervised machine learning model that enables automated vendor risk assessment, supporting organizations in making data-driven procurement decisions. </w:t>
            </w:r>
          </w:p>
          <w:p w14:paraId="3E7E3756" w14:textId="77777777" w:rsidR="000A721B" w:rsidRDefault="000A721B" w:rsidP="00C12D60">
            <w:pPr>
              <w:jc w:val="both"/>
            </w:pPr>
            <w:r w:rsidRPr="000A721B">
              <w:t xml:space="preserve">4. To produce a system that improves operational transparency and accountability across all procurement activities through role-based access and real-time monitoring. </w:t>
            </w:r>
          </w:p>
          <w:p w14:paraId="0DBDA101" w14:textId="2161C2E3" w:rsidR="00347A4C" w:rsidRDefault="000A721B" w:rsidP="00C12D60">
            <w:pPr>
              <w:jc w:val="both"/>
            </w:pPr>
            <w:r w:rsidRPr="000A721B">
              <w:t>5. To ensure the platform meets enterprise-grade security and compliance standards suitable for industrial-scale procurement environments.</w:t>
            </w:r>
          </w:p>
        </w:tc>
      </w:tr>
      <w:tr w:rsidR="00347A4C" w14:paraId="50EAA29E" w14:textId="77777777" w:rsidTr="00347A4C">
        <w:trPr>
          <w:trHeight w:val="580"/>
        </w:trPr>
        <w:tc>
          <w:tcPr>
            <w:tcW w:w="2179" w:type="dxa"/>
            <w:shd w:val="clear" w:color="auto" w:fill="DEEAF6" w:themeFill="accent1" w:themeFillTint="33"/>
          </w:tcPr>
          <w:p w14:paraId="3F66CC6F" w14:textId="77777777" w:rsidR="00347A4C" w:rsidRPr="00E71DEF" w:rsidRDefault="00347A4C" w:rsidP="00347A4C">
            <w:pPr>
              <w:rPr>
                <w:b/>
              </w:rPr>
            </w:pPr>
            <w:r w:rsidRPr="00E71DEF">
              <w:rPr>
                <w:b/>
              </w:rPr>
              <w:t>Project Description:</w:t>
            </w:r>
          </w:p>
        </w:tc>
        <w:tc>
          <w:tcPr>
            <w:tcW w:w="7530" w:type="dxa"/>
          </w:tcPr>
          <w:p w14:paraId="59D91A7E" w14:textId="275F5196" w:rsidR="000A721B" w:rsidRDefault="000A721B" w:rsidP="000A721B">
            <w:pPr>
              <w:jc w:val="both"/>
            </w:pPr>
            <w:proofErr w:type="spellStart"/>
            <w:r w:rsidRPr="000A721B">
              <w:t>Pro</w:t>
            </w:r>
            <w:ins w:id="11" w:author="Eli Soroño" w:date="2026-03-25T23:13:00Z">
              <w:r w:rsidR="00F33CF1">
                <w:t>qr</w:t>
              </w:r>
            </w:ins>
            <w:del w:id="12" w:author="Eli Soroño" w:date="2026-03-25T23:13:00Z">
              <w:r w:rsidRPr="000A721B" w:rsidDel="00F33CF1">
                <w:delText>cu</w:delText>
              </w:r>
            </w:del>
            <w:del w:id="13" w:author="Eli Soroño" w:date="2026-03-25T23:11:00Z">
              <w:r w:rsidRPr="000A721B" w:rsidDel="00F33CF1">
                <w:delText>r</w:delText>
              </w:r>
              <w:r w:rsidR="00A90ECD" w:rsidDel="00F33CF1">
                <w:delText>e</w:delText>
              </w:r>
            </w:del>
            <w:r w:rsidRPr="000A721B">
              <w:t>Li</w:t>
            </w:r>
            <w:proofErr w:type="spellEnd"/>
            <w:r w:rsidRPr="000A721B">
              <w:t xml:space="preserve"> is designed for medium to large-scale industrial companies in manufacturing, construction, and heavy equipment sectors where procurement involves high-volume transactions, multiple vendors, and strict regulatory compliance. Primary users are Procurement Officers and Plant Managers who require a centralized platform to manage supplier relationships, purchasing workflows, and vendor risk. </w:t>
            </w:r>
          </w:p>
          <w:p w14:paraId="0888D866" w14:textId="77777777" w:rsidR="000A721B" w:rsidRDefault="000A721B" w:rsidP="000A721B">
            <w:pPr>
              <w:jc w:val="both"/>
            </w:pPr>
          </w:p>
          <w:p w14:paraId="2F2F908F" w14:textId="6C051751" w:rsidR="000A721B" w:rsidRDefault="000A721B" w:rsidP="000A721B">
            <w:pPr>
              <w:jc w:val="both"/>
            </w:pPr>
            <w:r w:rsidRPr="000A721B">
              <w:t xml:space="preserve">By replacing spreadsheet-based manual procurement processes with an integrated digital platform, </w:t>
            </w:r>
            <w:proofErr w:type="spellStart"/>
            <w:r w:rsidRPr="000A721B">
              <w:t>Pro</w:t>
            </w:r>
            <w:ins w:id="14" w:author="Eli Soroño" w:date="2026-03-25T23:13:00Z">
              <w:r w:rsidR="00F33CF1">
                <w:t>qr</w:t>
              </w:r>
            </w:ins>
            <w:del w:id="15" w:author="Eli Soroño" w:date="2026-03-25T23:13:00Z">
              <w:r w:rsidRPr="000A721B" w:rsidDel="00F33CF1">
                <w:delText>cu</w:delText>
              </w:r>
            </w:del>
            <w:del w:id="16" w:author="Eli Soroño" w:date="2026-03-25T23:11:00Z">
              <w:r w:rsidRPr="000A721B" w:rsidDel="00F33CF1">
                <w:delText>r</w:delText>
              </w:r>
              <w:r w:rsidR="00A90ECD" w:rsidDel="00F33CF1">
                <w:delText>e</w:delText>
              </w:r>
            </w:del>
            <w:r w:rsidRPr="000A721B">
              <w:t>Li</w:t>
            </w:r>
            <w:proofErr w:type="spellEnd"/>
            <w:r w:rsidRPr="000A721B">
              <w:t xml:space="preserve"> aims to reduce procurement cycle times, minimize approval bottlenecks, and proactively flag high-risk vendors before contract award protecting the organization from supply chain disruptions, financial losses, and compliance violations. The Random Forest ML module enables data-driven vendor risk decisions instead of relying solely on subjective evaluations. </w:t>
            </w:r>
          </w:p>
          <w:p w14:paraId="2513661A" w14:textId="77777777" w:rsidR="000A721B" w:rsidRDefault="000A721B" w:rsidP="000A721B">
            <w:pPr>
              <w:jc w:val="both"/>
            </w:pPr>
          </w:p>
          <w:p w14:paraId="7C784FC7" w14:textId="6816E7F5" w:rsidR="000A721B" w:rsidRDefault="000A721B" w:rsidP="000A721B">
            <w:pPr>
              <w:jc w:val="both"/>
            </w:pPr>
            <w:proofErr w:type="spellStart"/>
            <w:r w:rsidRPr="000A721B">
              <w:t>Pro</w:t>
            </w:r>
            <w:ins w:id="17" w:author="Eli Soroño" w:date="2026-03-25T23:13:00Z">
              <w:r w:rsidR="00F33CF1">
                <w:t>qr</w:t>
              </w:r>
            </w:ins>
            <w:del w:id="18" w:author="Eli Soroño" w:date="2026-03-25T23:13:00Z">
              <w:r w:rsidRPr="000A721B" w:rsidDel="00F33CF1">
                <w:delText>cu</w:delText>
              </w:r>
            </w:del>
            <w:del w:id="19" w:author="Eli Soroño" w:date="2026-03-25T23:11:00Z">
              <w:r w:rsidRPr="000A721B" w:rsidDel="00F33CF1">
                <w:delText>r</w:delText>
              </w:r>
              <w:r w:rsidR="00A90ECD" w:rsidDel="00F33CF1">
                <w:delText>e</w:delText>
              </w:r>
            </w:del>
            <w:r w:rsidRPr="000A721B">
              <w:t>Li</w:t>
            </w:r>
            <w:proofErr w:type="spellEnd"/>
            <w:r w:rsidRPr="000A721B">
              <w:t xml:space="preserve"> is built on a full-stack ASP.NET Core 8 Web API + React.js architecture. The backend exposes RESTful APIs consumed by the React frontend, with Microsoft SQL Server as the relational database and Entity Framework Core as the ORM. </w:t>
            </w:r>
            <w:proofErr w:type="spellStart"/>
            <w:r w:rsidRPr="000A721B">
              <w:t>SignalR</w:t>
            </w:r>
            <w:proofErr w:type="spellEnd"/>
            <w:r w:rsidRPr="000A721B">
              <w:t xml:space="preserve"> handles real-time PO status tracking. The Random Forest model is developed using Python (scikit-learn) deployed as a microservice API, trained on vendor performance features such as on-time delivery rate, defect/rejection rate, price variance, compliance violations, and contract fulfillment rate.</w:t>
            </w:r>
          </w:p>
          <w:p w14:paraId="45469F90" w14:textId="77777777" w:rsidR="000A721B" w:rsidRDefault="000A721B" w:rsidP="000A721B">
            <w:pPr>
              <w:jc w:val="both"/>
            </w:pPr>
          </w:p>
          <w:p w14:paraId="18CB78EC" w14:textId="3B095EFD" w:rsidR="00347A4C" w:rsidRDefault="000A721B" w:rsidP="000A721B">
            <w:pPr>
              <w:jc w:val="both"/>
            </w:pPr>
            <w:r w:rsidRPr="000A721B">
              <w:t>ASP.NET Core 8 was chosen for its enterprise-grade performance and security capabilities. React.js provides a responsive, component-based frontend ideal for complex dashboards. Random Forest was selected over KNN for vendor risk detection because it handles class imbalance (few high-risk vendors vs. many low-risk ones), provides feature importance scores for audit reporting, and delivers higher accuracy on tabular structured data making it the industry-standard choice for supply chain risk classification systems.</w:t>
            </w:r>
          </w:p>
        </w:tc>
      </w:tr>
      <w:tr w:rsidR="00347A4C" w14:paraId="1C3B27D0" w14:textId="77777777" w:rsidTr="00347A4C">
        <w:trPr>
          <w:trHeight w:val="580"/>
        </w:trPr>
        <w:tc>
          <w:tcPr>
            <w:tcW w:w="2179" w:type="dxa"/>
            <w:shd w:val="clear" w:color="auto" w:fill="DEEAF6" w:themeFill="accent1" w:themeFillTint="33"/>
          </w:tcPr>
          <w:p w14:paraId="662C8A37" w14:textId="77777777" w:rsidR="00347A4C" w:rsidRDefault="009142B9" w:rsidP="00347A4C">
            <w:pPr>
              <w:rPr>
                <w:b/>
              </w:rPr>
            </w:pPr>
            <w:r>
              <w:rPr>
                <w:b/>
              </w:rPr>
              <w:lastRenderedPageBreak/>
              <w:t>Use Case Diagram</w:t>
            </w:r>
          </w:p>
          <w:p w14:paraId="546D59AB" w14:textId="19C2C965" w:rsidR="009142B9" w:rsidRPr="00E71DEF" w:rsidRDefault="009142B9" w:rsidP="00347A4C">
            <w:pPr>
              <w:rPr>
                <w:b/>
              </w:rPr>
            </w:pPr>
            <w:r>
              <w:rPr>
                <w:b/>
              </w:rPr>
              <w:t xml:space="preserve"> (Role-Based</w:t>
            </w:r>
            <w:r w:rsidR="00027483">
              <w:rPr>
                <w:b/>
              </w:rPr>
              <w:t xml:space="preserve"> Access</w:t>
            </w:r>
            <w:r>
              <w:rPr>
                <w:b/>
              </w:rPr>
              <w:t>)</w:t>
            </w:r>
          </w:p>
        </w:tc>
        <w:tc>
          <w:tcPr>
            <w:tcW w:w="7530" w:type="dxa"/>
          </w:tcPr>
          <w:p w14:paraId="73103812" w14:textId="217AD55F" w:rsidR="00027483" w:rsidRDefault="00027483" w:rsidP="00027483">
            <w:pPr>
              <w:jc w:val="center"/>
              <w:rPr>
                <w:noProof/>
              </w:rPr>
            </w:pPr>
          </w:p>
          <w:p w14:paraId="0058678C" w14:textId="604467D3" w:rsidR="00863ACA" w:rsidRDefault="00876A8A" w:rsidP="00027483">
            <w:pPr>
              <w:jc w:val="center"/>
              <w:rPr>
                <w:color w:val="EE0000"/>
              </w:rPr>
            </w:pPr>
            <w:ins w:id="20" w:author="Eli Soroño" w:date="2026-03-25T23:14:00Z">
              <w:r>
                <w:rPr>
                  <w:noProof/>
                  <w:color w:val="EE0000"/>
                </w:rPr>
                <mc:AlternateContent>
                  <mc:Choice Requires="wps">
                    <w:drawing>
                      <wp:anchor distT="0" distB="0" distL="114300" distR="114300" simplePos="0" relativeHeight="251659264" behindDoc="0" locked="0" layoutInCell="1" allowOverlap="1" wp14:anchorId="3B4FFD0B" wp14:editId="2BAEE719">
                        <wp:simplePos x="0" y="0"/>
                        <wp:positionH relativeFrom="column">
                          <wp:posOffset>2131842</wp:posOffset>
                        </wp:positionH>
                        <wp:positionV relativeFrom="paragraph">
                          <wp:posOffset>274173</wp:posOffset>
                        </wp:positionV>
                        <wp:extent cx="369276" cy="93785"/>
                        <wp:effectExtent l="0" t="0" r="12065" b="20955"/>
                        <wp:wrapNone/>
                        <wp:docPr id="6" name="Rectangle 6"/>
                        <wp:cNvGraphicFramePr/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369276" cy="9378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</wp:anchor>
                    </w:drawing>
                  </mc:Choice>
                  <mc:Fallback>
                    <w:pict>
                      <v:rect w14:anchorId="3AFF26BB" id="Rectangle 6" o:spid="_x0000_s1026" style="position:absolute;margin-left:167.85pt;margin-top:21.6pt;width:29.1pt;height: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" fillcolor="white [3212]" strokecolor="white [3212]" strokeweight="1pt"/>
                    </w:pict>
                  </mc:Fallback>
                </mc:AlternateContent>
              </w:r>
            </w:ins>
            <w:r w:rsidR="00863ACA">
              <w:rPr>
                <w:noProof/>
                <w:color w:val="EE0000"/>
              </w:rPr>
              <w:drawing>
                <wp:inline distT="0" distB="0" distL="0" distR="0" wp14:anchorId="546DD3F6" wp14:editId="04EAFEDA">
                  <wp:extent cx="4154259" cy="5672666"/>
                  <wp:effectExtent l="19050" t="19050" r="17780" b="2349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4633" cy="571414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4A5746" w14:textId="77777777" w:rsidR="00863ACA" w:rsidRDefault="00863ACA" w:rsidP="00027483">
            <w:pPr>
              <w:jc w:val="center"/>
              <w:rPr>
                <w:color w:val="EE0000"/>
              </w:rPr>
            </w:pPr>
          </w:p>
          <w:p w14:paraId="4BECB484" w14:textId="6E08A761" w:rsidR="00027483" w:rsidRPr="00027483" w:rsidRDefault="00027483" w:rsidP="00027483">
            <w:pPr>
              <w:rPr>
                <w:b/>
                <w:bCs/>
                <w:color w:val="000000" w:themeColor="text1"/>
              </w:rPr>
            </w:pPr>
            <w:r w:rsidRPr="00027483">
              <w:rPr>
                <w:b/>
                <w:bCs/>
                <w:color w:val="000000" w:themeColor="text1"/>
              </w:rPr>
              <w:t xml:space="preserve">Role-Based Access for </w:t>
            </w:r>
            <w:r w:rsidR="00FC6D89">
              <w:rPr>
                <w:b/>
                <w:bCs/>
                <w:color w:val="000000" w:themeColor="text1"/>
              </w:rPr>
              <w:t>Industrial Procurement</w:t>
            </w:r>
            <w:r w:rsidRPr="00027483">
              <w:rPr>
                <w:b/>
                <w:bCs/>
                <w:color w:val="000000" w:themeColor="text1"/>
              </w:rPr>
              <w:t xml:space="preserve"> &amp; </w:t>
            </w:r>
            <w:r w:rsidR="00FC6D89">
              <w:rPr>
                <w:b/>
                <w:bCs/>
                <w:color w:val="000000" w:themeColor="text1"/>
              </w:rPr>
              <w:t>Vendor Management</w:t>
            </w:r>
            <w:r w:rsidRPr="00027483">
              <w:rPr>
                <w:b/>
                <w:bCs/>
                <w:color w:val="000000" w:themeColor="text1"/>
              </w:rPr>
              <w:t xml:space="preserve"> System</w:t>
            </w:r>
          </w:p>
          <w:p w14:paraId="08B84109" w14:textId="77777777" w:rsidR="00FC6D89" w:rsidRDefault="00FC6D89" w:rsidP="00027483">
            <w:pPr>
              <w:rPr>
                <w:b/>
                <w:bCs/>
                <w:color w:val="000000" w:themeColor="text1"/>
              </w:rPr>
            </w:pPr>
            <w:r w:rsidRPr="00FC6D89">
              <w:rPr>
                <w:b/>
                <w:bCs/>
                <w:color w:val="000000" w:themeColor="text1"/>
              </w:rPr>
              <w:t>Super Admin</w:t>
            </w:r>
          </w:p>
          <w:p w14:paraId="65746D64" w14:textId="57393A22" w:rsidR="00FC6D89" w:rsidRPr="00FC6D89" w:rsidRDefault="00FC6D89" w:rsidP="00FC6D89">
            <w:pPr>
              <w:pStyle w:val="ListParagraph"/>
              <w:numPr>
                <w:ilvl w:val="0"/>
                <w:numId w:val="9"/>
              </w:numPr>
              <w:rPr>
                <w:color w:val="000000" w:themeColor="text1"/>
              </w:rPr>
            </w:pPr>
            <w:r w:rsidRPr="00FC6D89">
              <w:rPr>
                <w:color w:val="000000" w:themeColor="text1"/>
              </w:rPr>
              <w:t>Oversee and manage all tenant organizations on the platform</w:t>
            </w:r>
          </w:p>
          <w:p w14:paraId="0A62C1EB" w14:textId="262DC3B5" w:rsidR="00FC6D89" w:rsidRPr="00FC6D89" w:rsidRDefault="00FC6D89" w:rsidP="00FC6D89">
            <w:pPr>
              <w:pStyle w:val="ListParagraph"/>
              <w:numPr>
                <w:ilvl w:val="0"/>
                <w:numId w:val="9"/>
              </w:numPr>
              <w:rPr>
                <w:color w:val="000000" w:themeColor="text1"/>
              </w:rPr>
            </w:pPr>
            <w:r w:rsidRPr="00FC6D89">
              <w:rPr>
                <w:color w:val="000000" w:themeColor="text1"/>
              </w:rPr>
              <w:t>Activate, suspend, or deactivate tenant accounts</w:t>
            </w:r>
          </w:p>
          <w:p w14:paraId="2A1DE190" w14:textId="64C67AE8" w:rsidR="00FC6D89" w:rsidRPr="00FC6D89" w:rsidRDefault="00FC6D89" w:rsidP="00FC6D89">
            <w:pPr>
              <w:pStyle w:val="ListParagraph"/>
              <w:numPr>
                <w:ilvl w:val="0"/>
                <w:numId w:val="9"/>
              </w:numPr>
              <w:rPr>
                <w:color w:val="000000" w:themeColor="text1"/>
              </w:rPr>
            </w:pPr>
            <w:r w:rsidRPr="00FC6D89">
              <w:rPr>
                <w:color w:val="000000" w:themeColor="text1"/>
              </w:rPr>
              <w:t>Manage subscription plans, tiers, and billing cycles</w:t>
            </w:r>
          </w:p>
          <w:p w14:paraId="0F594CED" w14:textId="73BC8D6E" w:rsidR="00FC6D89" w:rsidRPr="00FC6D89" w:rsidRDefault="00FC6D89" w:rsidP="00FC6D89">
            <w:pPr>
              <w:pStyle w:val="ListParagraph"/>
              <w:numPr>
                <w:ilvl w:val="0"/>
                <w:numId w:val="9"/>
              </w:numPr>
              <w:rPr>
                <w:color w:val="000000" w:themeColor="text1"/>
              </w:rPr>
            </w:pPr>
            <w:r w:rsidRPr="00FC6D89">
              <w:rPr>
                <w:color w:val="000000" w:themeColor="text1"/>
              </w:rPr>
              <w:t>Monitor platform-wide system health and performance</w:t>
            </w:r>
          </w:p>
          <w:p w14:paraId="51CD22CA" w14:textId="21E6FFB8" w:rsidR="00FC6D89" w:rsidRPr="00FC6D89" w:rsidRDefault="00FC6D89" w:rsidP="00FC6D89">
            <w:pPr>
              <w:pStyle w:val="ListParagraph"/>
              <w:numPr>
                <w:ilvl w:val="0"/>
                <w:numId w:val="9"/>
              </w:numPr>
              <w:rPr>
                <w:color w:val="000000" w:themeColor="text1"/>
              </w:rPr>
            </w:pPr>
            <w:r w:rsidRPr="00FC6D89">
              <w:rPr>
                <w:color w:val="000000" w:themeColor="text1"/>
              </w:rPr>
              <w:t>Access all tenant data for support and compliance purposes</w:t>
            </w:r>
          </w:p>
          <w:p w14:paraId="6BED8115" w14:textId="2907C770" w:rsidR="00FC6D89" w:rsidRPr="00FC6D89" w:rsidRDefault="00FC6D89" w:rsidP="00FC6D89">
            <w:pPr>
              <w:pStyle w:val="ListParagraph"/>
              <w:numPr>
                <w:ilvl w:val="0"/>
                <w:numId w:val="9"/>
              </w:numPr>
              <w:rPr>
                <w:color w:val="000000" w:themeColor="text1"/>
              </w:rPr>
            </w:pPr>
            <w:r w:rsidRPr="00FC6D89">
              <w:rPr>
                <w:color w:val="000000" w:themeColor="text1"/>
              </w:rPr>
              <w:t>Configure global system settings and platform updates</w:t>
            </w:r>
          </w:p>
          <w:p w14:paraId="6DA69C5C" w14:textId="4E1C3FBE" w:rsidR="00FC6D89" w:rsidRPr="00FC6D89" w:rsidRDefault="00FC6D89" w:rsidP="00FC6D89">
            <w:pPr>
              <w:pStyle w:val="ListParagraph"/>
              <w:numPr>
                <w:ilvl w:val="0"/>
                <w:numId w:val="9"/>
              </w:numPr>
              <w:rPr>
                <w:color w:val="000000" w:themeColor="text1"/>
              </w:rPr>
            </w:pPr>
            <w:r w:rsidRPr="00FC6D89">
              <w:rPr>
                <w:color w:val="000000" w:themeColor="text1"/>
              </w:rPr>
              <w:t>View platform-level analytics and revenue reports</w:t>
            </w:r>
          </w:p>
          <w:p w14:paraId="526B3538" w14:textId="77777777" w:rsidR="00FC6D89" w:rsidRDefault="00FC6D89" w:rsidP="00FC6D89">
            <w:pPr>
              <w:rPr>
                <w:color w:val="000000" w:themeColor="text1"/>
              </w:rPr>
            </w:pPr>
          </w:p>
          <w:p w14:paraId="596D3E29" w14:textId="77777777" w:rsidR="00FC6D89" w:rsidRPr="00FC6D89" w:rsidRDefault="00FC6D89" w:rsidP="00FC6D89">
            <w:pPr>
              <w:rPr>
                <w:b/>
                <w:bCs/>
                <w:color w:val="000000" w:themeColor="text1"/>
              </w:rPr>
            </w:pPr>
            <w:r w:rsidRPr="00FC6D89">
              <w:rPr>
                <w:b/>
                <w:bCs/>
                <w:color w:val="000000" w:themeColor="text1"/>
              </w:rPr>
              <w:t>System Administrator</w:t>
            </w:r>
          </w:p>
          <w:p w14:paraId="43D63555" w14:textId="7B1765B1" w:rsidR="00FC6D89" w:rsidRDefault="00FC6D89" w:rsidP="00FC6D89">
            <w:pPr>
              <w:pStyle w:val="ListParagraph"/>
              <w:numPr>
                <w:ilvl w:val="0"/>
                <w:numId w:val="13"/>
              </w:numPr>
            </w:pPr>
            <w:r>
              <w:t>Manage all user accounts, roles, and permissions within their tenant</w:t>
            </w:r>
          </w:p>
          <w:p w14:paraId="3569E419" w14:textId="6AFE8ED0" w:rsidR="00FC6D89" w:rsidRDefault="00FC6D89" w:rsidP="00FC6D89">
            <w:pPr>
              <w:pStyle w:val="ListParagraph"/>
              <w:numPr>
                <w:ilvl w:val="0"/>
                <w:numId w:val="13"/>
              </w:numPr>
            </w:pPr>
            <w:r>
              <w:lastRenderedPageBreak/>
              <w:t>Configure system settings and approval thresholds</w:t>
            </w:r>
          </w:p>
          <w:p w14:paraId="217B9D2F" w14:textId="6FD0F2C6" w:rsidR="00FC6D89" w:rsidRDefault="00FC6D89" w:rsidP="00FC6D89">
            <w:pPr>
              <w:pStyle w:val="ListParagraph"/>
              <w:numPr>
                <w:ilvl w:val="0"/>
                <w:numId w:val="13"/>
              </w:numPr>
            </w:pPr>
            <w:r>
              <w:t>Access all modules within the tenant organization</w:t>
            </w:r>
          </w:p>
          <w:p w14:paraId="1F22D047" w14:textId="77777777" w:rsidR="00FC6D89" w:rsidRPr="00FC6D89" w:rsidRDefault="00FC6D89" w:rsidP="00FC6D89">
            <w:pPr>
              <w:pStyle w:val="ListParagraph"/>
              <w:numPr>
                <w:ilvl w:val="0"/>
                <w:numId w:val="13"/>
              </w:numPr>
              <w:rPr>
                <w:color w:val="000000" w:themeColor="text1"/>
              </w:rPr>
            </w:pPr>
            <w:r>
              <w:t>View system logs and audit trails</w:t>
            </w:r>
          </w:p>
          <w:p w14:paraId="178C590A" w14:textId="77777777" w:rsidR="00FC6D89" w:rsidRDefault="00FC6D89" w:rsidP="00FC6D89">
            <w:pPr>
              <w:rPr>
                <w:color w:val="000000" w:themeColor="text1"/>
              </w:rPr>
            </w:pPr>
          </w:p>
          <w:p w14:paraId="3948E987" w14:textId="77777777" w:rsidR="00FC6D89" w:rsidRPr="004237FD" w:rsidRDefault="00FC6D89" w:rsidP="00FC6D89">
            <w:pPr>
              <w:rPr>
                <w:b/>
                <w:bCs/>
                <w:color w:val="000000" w:themeColor="text1"/>
              </w:rPr>
            </w:pPr>
            <w:r w:rsidRPr="004237FD">
              <w:rPr>
                <w:b/>
                <w:bCs/>
                <w:color w:val="000000" w:themeColor="text1"/>
              </w:rPr>
              <w:t>Procurement Officer</w:t>
            </w:r>
          </w:p>
          <w:p w14:paraId="37DF1815" w14:textId="7B959A46" w:rsidR="004237FD" w:rsidRPr="004237FD" w:rsidRDefault="00FC6D89" w:rsidP="004237FD">
            <w:pPr>
              <w:pStyle w:val="ListParagraph"/>
              <w:numPr>
                <w:ilvl w:val="0"/>
                <w:numId w:val="14"/>
              </w:numPr>
              <w:rPr>
                <w:color w:val="000000" w:themeColor="text1"/>
              </w:rPr>
            </w:pPr>
            <w:r w:rsidRPr="004237FD">
              <w:rPr>
                <w:color w:val="000000" w:themeColor="text1"/>
              </w:rPr>
              <w:t>Create and submit purchase requisitions</w:t>
            </w:r>
          </w:p>
          <w:p w14:paraId="4A93494D" w14:textId="2EBD0354" w:rsidR="004237FD" w:rsidRPr="004237FD" w:rsidRDefault="00FC6D89" w:rsidP="004237FD">
            <w:pPr>
              <w:pStyle w:val="ListParagraph"/>
              <w:numPr>
                <w:ilvl w:val="0"/>
                <w:numId w:val="14"/>
              </w:numPr>
              <w:rPr>
                <w:color w:val="000000" w:themeColor="text1"/>
              </w:rPr>
            </w:pPr>
            <w:r w:rsidRPr="004237FD">
              <w:rPr>
                <w:color w:val="000000" w:themeColor="text1"/>
              </w:rPr>
              <w:t>Manage vendor accreditation applications</w:t>
            </w:r>
          </w:p>
          <w:p w14:paraId="52630F52" w14:textId="3D46D2F7" w:rsidR="004237FD" w:rsidRPr="004237FD" w:rsidRDefault="00FC6D89" w:rsidP="004237FD">
            <w:pPr>
              <w:pStyle w:val="ListParagraph"/>
              <w:numPr>
                <w:ilvl w:val="0"/>
                <w:numId w:val="14"/>
              </w:numPr>
              <w:rPr>
                <w:color w:val="000000" w:themeColor="text1"/>
              </w:rPr>
            </w:pPr>
            <w:r w:rsidRPr="004237FD">
              <w:rPr>
                <w:color w:val="000000" w:themeColor="text1"/>
              </w:rPr>
              <w:t>Issue and monitor purchase orders</w:t>
            </w:r>
          </w:p>
          <w:p w14:paraId="336ED7D9" w14:textId="1C4056F1" w:rsidR="004237FD" w:rsidRPr="004237FD" w:rsidRDefault="00FC6D89" w:rsidP="004237FD">
            <w:pPr>
              <w:pStyle w:val="ListParagraph"/>
              <w:numPr>
                <w:ilvl w:val="0"/>
                <w:numId w:val="14"/>
              </w:numPr>
              <w:rPr>
                <w:color w:val="000000" w:themeColor="text1"/>
              </w:rPr>
            </w:pPr>
            <w:r w:rsidRPr="004237FD">
              <w:rPr>
                <w:color w:val="000000" w:themeColor="text1"/>
              </w:rPr>
              <w:t>View vendor risk scores</w:t>
            </w:r>
          </w:p>
          <w:p w14:paraId="1EB6A0B0" w14:textId="475D02C9" w:rsidR="00FC6D89" w:rsidRDefault="00FC6D89" w:rsidP="004237FD">
            <w:pPr>
              <w:pStyle w:val="ListParagraph"/>
              <w:numPr>
                <w:ilvl w:val="0"/>
                <w:numId w:val="14"/>
              </w:numPr>
              <w:rPr>
                <w:color w:val="000000" w:themeColor="text1"/>
              </w:rPr>
            </w:pPr>
            <w:r w:rsidRPr="004237FD">
              <w:rPr>
                <w:color w:val="000000" w:themeColor="text1"/>
              </w:rPr>
              <w:t>Track delivery and logistics status</w:t>
            </w:r>
          </w:p>
          <w:p w14:paraId="41F817D7" w14:textId="5640BD6C" w:rsidR="004237FD" w:rsidRDefault="004237FD" w:rsidP="004237FD">
            <w:pPr>
              <w:rPr>
                <w:color w:val="000000" w:themeColor="text1"/>
              </w:rPr>
            </w:pPr>
          </w:p>
          <w:p w14:paraId="76AC1DA7" w14:textId="75D3CA9A" w:rsidR="004237FD" w:rsidRPr="004237FD" w:rsidRDefault="004237FD" w:rsidP="004237FD">
            <w:pPr>
              <w:rPr>
                <w:b/>
                <w:bCs/>
                <w:color w:val="000000" w:themeColor="text1"/>
              </w:rPr>
            </w:pPr>
            <w:r w:rsidRPr="004237FD">
              <w:rPr>
                <w:b/>
                <w:bCs/>
                <w:color w:val="000000" w:themeColor="text1"/>
              </w:rPr>
              <w:t>Manager</w:t>
            </w:r>
          </w:p>
          <w:p w14:paraId="7D79DAD3" w14:textId="21500F5D" w:rsidR="004237FD" w:rsidRPr="004237FD" w:rsidRDefault="004237FD" w:rsidP="004237FD">
            <w:pPr>
              <w:pStyle w:val="ListParagraph"/>
              <w:numPr>
                <w:ilvl w:val="0"/>
                <w:numId w:val="16"/>
              </w:numPr>
              <w:rPr>
                <w:color w:val="000000" w:themeColor="text1"/>
              </w:rPr>
            </w:pPr>
            <w:r w:rsidRPr="004237FD">
              <w:rPr>
                <w:color w:val="000000" w:themeColor="text1"/>
              </w:rPr>
              <w:t>Review and approve or reject purchase requisitions</w:t>
            </w:r>
          </w:p>
          <w:p w14:paraId="377B75A7" w14:textId="22B37B8D" w:rsidR="004237FD" w:rsidRPr="004237FD" w:rsidRDefault="004237FD" w:rsidP="004237FD">
            <w:pPr>
              <w:pStyle w:val="ListParagraph"/>
              <w:numPr>
                <w:ilvl w:val="0"/>
                <w:numId w:val="16"/>
              </w:numPr>
              <w:rPr>
                <w:color w:val="000000" w:themeColor="text1"/>
              </w:rPr>
            </w:pPr>
            <w:r w:rsidRPr="004237FD">
              <w:rPr>
                <w:color w:val="000000" w:themeColor="text1"/>
              </w:rPr>
              <w:t>Monitor delivery schedules and material arrivals</w:t>
            </w:r>
          </w:p>
          <w:p w14:paraId="166735EE" w14:textId="23A20B12" w:rsidR="004237FD" w:rsidRPr="004237FD" w:rsidRDefault="004237FD" w:rsidP="004237FD">
            <w:pPr>
              <w:pStyle w:val="ListParagraph"/>
              <w:numPr>
                <w:ilvl w:val="0"/>
                <w:numId w:val="16"/>
              </w:numPr>
              <w:rPr>
                <w:color w:val="000000" w:themeColor="text1"/>
              </w:rPr>
            </w:pPr>
            <w:r w:rsidRPr="004237FD">
              <w:rPr>
                <w:color w:val="000000" w:themeColor="text1"/>
              </w:rPr>
              <w:t>View procurement reports within their cost center</w:t>
            </w:r>
          </w:p>
          <w:p w14:paraId="0CAFC15D" w14:textId="167995EA" w:rsidR="004237FD" w:rsidRDefault="004237FD" w:rsidP="004237FD">
            <w:pPr>
              <w:pStyle w:val="ListParagraph"/>
              <w:numPr>
                <w:ilvl w:val="0"/>
                <w:numId w:val="16"/>
              </w:numPr>
              <w:rPr>
                <w:color w:val="000000" w:themeColor="text1"/>
              </w:rPr>
            </w:pPr>
            <w:r w:rsidRPr="004237FD">
              <w:rPr>
                <w:color w:val="000000" w:themeColor="text1"/>
              </w:rPr>
              <w:t>Oversee inventory and stock levels</w:t>
            </w:r>
          </w:p>
          <w:p w14:paraId="5179003B" w14:textId="76BB7241" w:rsidR="004237FD" w:rsidRDefault="004237FD" w:rsidP="004237FD">
            <w:pPr>
              <w:rPr>
                <w:color w:val="000000" w:themeColor="text1"/>
              </w:rPr>
            </w:pPr>
          </w:p>
          <w:p w14:paraId="0F1DC88F" w14:textId="55E021FB" w:rsidR="004237FD" w:rsidRPr="004237FD" w:rsidRDefault="004237FD" w:rsidP="004237FD">
            <w:pPr>
              <w:rPr>
                <w:b/>
                <w:bCs/>
                <w:color w:val="000000" w:themeColor="text1"/>
              </w:rPr>
            </w:pPr>
            <w:r w:rsidRPr="004237FD">
              <w:rPr>
                <w:b/>
                <w:bCs/>
                <w:color w:val="000000" w:themeColor="text1"/>
              </w:rPr>
              <w:t>Finance</w:t>
            </w:r>
          </w:p>
          <w:p w14:paraId="1CCBF13E" w14:textId="0C551263" w:rsidR="004237FD" w:rsidRPr="004237FD" w:rsidRDefault="004237FD" w:rsidP="004237FD">
            <w:pPr>
              <w:pStyle w:val="ListParagraph"/>
              <w:numPr>
                <w:ilvl w:val="0"/>
                <w:numId w:val="18"/>
              </w:numPr>
              <w:rPr>
                <w:color w:val="000000" w:themeColor="text1"/>
              </w:rPr>
            </w:pPr>
            <w:r w:rsidRPr="004237FD">
              <w:rPr>
                <w:color w:val="000000" w:themeColor="text1"/>
              </w:rPr>
              <w:t>Process invoice matching against approved P</w:t>
            </w:r>
            <w:r w:rsidRPr="004237FD">
              <w:rPr>
                <w:color w:val="000000" w:themeColor="text1"/>
              </w:rPr>
              <w:t>o</w:t>
            </w:r>
            <w:r w:rsidRPr="004237FD">
              <w:rPr>
                <w:color w:val="000000" w:themeColor="text1"/>
              </w:rPr>
              <w:t>s</w:t>
            </w:r>
          </w:p>
          <w:p w14:paraId="217C1A5D" w14:textId="7724C142" w:rsidR="004237FD" w:rsidRPr="004237FD" w:rsidRDefault="004237FD" w:rsidP="004237FD">
            <w:pPr>
              <w:pStyle w:val="ListParagraph"/>
              <w:numPr>
                <w:ilvl w:val="0"/>
                <w:numId w:val="18"/>
              </w:numPr>
              <w:rPr>
                <w:color w:val="000000" w:themeColor="text1"/>
              </w:rPr>
            </w:pPr>
            <w:r w:rsidRPr="004237FD">
              <w:rPr>
                <w:color w:val="000000" w:themeColor="text1"/>
              </w:rPr>
              <w:t>Manage payment disbursements</w:t>
            </w:r>
          </w:p>
          <w:p w14:paraId="39D48347" w14:textId="52268E8B" w:rsidR="004237FD" w:rsidRPr="004237FD" w:rsidRDefault="004237FD" w:rsidP="004237FD">
            <w:pPr>
              <w:pStyle w:val="ListParagraph"/>
              <w:numPr>
                <w:ilvl w:val="0"/>
                <w:numId w:val="18"/>
              </w:numPr>
              <w:rPr>
                <w:color w:val="000000" w:themeColor="text1"/>
              </w:rPr>
            </w:pPr>
            <w:r w:rsidRPr="004237FD">
              <w:rPr>
                <w:color w:val="000000" w:themeColor="text1"/>
              </w:rPr>
              <w:t>Generate expenditure and cost variance reports</w:t>
            </w:r>
          </w:p>
          <w:p w14:paraId="101B2439" w14:textId="0E9822B7" w:rsidR="004237FD" w:rsidRPr="004237FD" w:rsidRDefault="004237FD" w:rsidP="004237FD">
            <w:pPr>
              <w:pStyle w:val="ListParagraph"/>
              <w:numPr>
                <w:ilvl w:val="0"/>
                <w:numId w:val="18"/>
              </w:numPr>
              <w:rPr>
                <w:color w:val="000000" w:themeColor="text1"/>
              </w:rPr>
            </w:pPr>
            <w:r w:rsidRPr="004237FD">
              <w:rPr>
                <w:color w:val="000000" w:themeColor="text1"/>
              </w:rPr>
              <w:t>Manage tax and statutory deductions</w:t>
            </w:r>
          </w:p>
          <w:p w14:paraId="1FD3692E" w14:textId="77777777" w:rsidR="004237FD" w:rsidRDefault="004237FD" w:rsidP="004237FD">
            <w:pPr>
              <w:ind w:left="360"/>
              <w:rPr>
                <w:color w:val="000000" w:themeColor="text1"/>
              </w:rPr>
            </w:pPr>
          </w:p>
          <w:p w14:paraId="43201FF6" w14:textId="77777777" w:rsidR="004237FD" w:rsidRDefault="004237FD" w:rsidP="004237FD">
            <w:pPr>
              <w:rPr>
                <w:rStyle w:val="Strong"/>
              </w:rPr>
            </w:pPr>
            <w:r>
              <w:rPr>
                <w:rStyle w:val="Strong"/>
              </w:rPr>
              <w:t>Accounting (</w:t>
            </w:r>
            <w:proofErr w:type="spellStart"/>
            <w:r>
              <w:rPr>
                <w:rStyle w:val="Strong"/>
              </w:rPr>
              <w:t>ProcurLi</w:t>
            </w:r>
            <w:proofErr w:type="spellEnd"/>
            <w:r>
              <w:rPr>
                <w:rStyle w:val="Strong"/>
              </w:rPr>
              <w:t xml:space="preserve"> Internal)</w:t>
            </w:r>
          </w:p>
          <w:p w14:paraId="78868417" w14:textId="3ACC2585" w:rsidR="004237FD" w:rsidRDefault="004237FD" w:rsidP="004237FD">
            <w:pPr>
              <w:pStyle w:val="ListParagraph"/>
              <w:numPr>
                <w:ilvl w:val="0"/>
                <w:numId w:val="23"/>
              </w:numPr>
            </w:pPr>
            <w:r>
              <w:t>Manage and monitor all incoming subscription payments from tenants- Generate billing statements and subscription invoices</w:t>
            </w:r>
          </w:p>
          <w:p w14:paraId="4B1F900B" w14:textId="22090E12" w:rsidR="004237FD" w:rsidRDefault="004237FD" w:rsidP="004237FD">
            <w:pPr>
              <w:pStyle w:val="ListParagraph"/>
              <w:numPr>
                <w:ilvl w:val="0"/>
                <w:numId w:val="23"/>
              </w:numPr>
            </w:pPr>
            <w:r>
              <w:t>Track payment history and outstanding balances per tenant</w:t>
            </w:r>
          </w:p>
          <w:p w14:paraId="4E57C271" w14:textId="746DE8AC" w:rsidR="004237FD" w:rsidRDefault="004237FD" w:rsidP="004237FD">
            <w:pPr>
              <w:pStyle w:val="ListParagraph"/>
              <w:numPr>
                <w:ilvl w:val="0"/>
                <w:numId w:val="23"/>
              </w:numPr>
            </w:pPr>
            <w:r>
              <w:t>Coordinate with Super Admin on subscription plan renewals and upgrades</w:t>
            </w:r>
          </w:p>
          <w:p w14:paraId="0E9BC86D" w14:textId="77777777" w:rsidR="004237FD" w:rsidRPr="004237FD" w:rsidRDefault="004237FD" w:rsidP="004237FD">
            <w:pPr>
              <w:pStyle w:val="ListParagraph"/>
              <w:numPr>
                <w:ilvl w:val="0"/>
                <w:numId w:val="23"/>
              </w:numPr>
              <w:rPr>
                <w:color w:val="000000" w:themeColor="text1"/>
              </w:rPr>
            </w:pPr>
            <w:r>
              <w:t>Generate revenue and financial reports for the platform</w:t>
            </w:r>
          </w:p>
          <w:p w14:paraId="58800CC9" w14:textId="77777777" w:rsidR="004237FD" w:rsidRDefault="004237FD" w:rsidP="004237FD">
            <w:pPr>
              <w:rPr>
                <w:color w:val="000000" w:themeColor="text1"/>
              </w:rPr>
            </w:pPr>
          </w:p>
          <w:p w14:paraId="5D19479C" w14:textId="77777777" w:rsidR="004237FD" w:rsidRDefault="004237FD" w:rsidP="004237FD">
            <w:pPr>
              <w:rPr>
                <w:b/>
                <w:bCs/>
                <w:color w:val="000000" w:themeColor="text1"/>
              </w:rPr>
            </w:pPr>
            <w:r w:rsidRPr="004237FD">
              <w:rPr>
                <w:b/>
                <w:bCs/>
                <w:color w:val="000000" w:themeColor="text1"/>
              </w:rPr>
              <w:t>Auditor</w:t>
            </w:r>
          </w:p>
          <w:p w14:paraId="19EF8FFA" w14:textId="1139233B" w:rsidR="004237FD" w:rsidRDefault="004237FD" w:rsidP="004237FD">
            <w:pPr>
              <w:pStyle w:val="ListParagraph"/>
              <w:numPr>
                <w:ilvl w:val="0"/>
                <w:numId w:val="24"/>
              </w:numPr>
            </w:pPr>
            <w:r>
              <w:t>View all procurement records (read-only)</w:t>
            </w:r>
          </w:p>
          <w:p w14:paraId="5C7958C6" w14:textId="6021733D" w:rsidR="004237FD" w:rsidRDefault="004237FD" w:rsidP="004237FD">
            <w:pPr>
              <w:pStyle w:val="ListParagraph"/>
              <w:numPr>
                <w:ilvl w:val="0"/>
                <w:numId w:val="24"/>
              </w:numPr>
            </w:pPr>
            <w:r>
              <w:t>Review audit trails and transaction logs</w:t>
            </w:r>
          </w:p>
          <w:p w14:paraId="276708E3" w14:textId="31993954" w:rsidR="004237FD" w:rsidRDefault="004237FD" w:rsidP="004237FD">
            <w:pPr>
              <w:pStyle w:val="ListParagraph"/>
              <w:numPr>
                <w:ilvl w:val="0"/>
                <w:numId w:val="24"/>
              </w:numPr>
            </w:pPr>
            <w:r>
              <w:t>Check compliance and policy adherence</w:t>
            </w:r>
          </w:p>
          <w:p w14:paraId="335B3CBA" w14:textId="77777777" w:rsidR="004237FD" w:rsidRPr="004237FD" w:rsidRDefault="004237FD" w:rsidP="004237FD">
            <w:pPr>
              <w:pStyle w:val="ListParagraph"/>
              <w:numPr>
                <w:ilvl w:val="0"/>
                <w:numId w:val="24"/>
              </w:numPr>
              <w:rPr>
                <w:color w:val="000000" w:themeColor="text1"/>
              </w:rPr>
            </w:pPr>
            <w:r>
              <w:t>Generate compliance and risk assessment reports</w:t>
            </w:r>
          </w:p>
          <w:p w14:paraId="40FE500D" w14:textId="77777777" w:rsidR="004237FD" w:rsidRDefault="004237FD" w:rsidP="004237FD">
            <w:pPr>
              <w:rPr>
                <w:color w:val="000000" w:themeColor="text1"/>
              </w:rPr>
            </w:pPr>
          </w:p>
          <w:p w14:paraId="3394E941" w14:textId="77777777" w:rsidR="004237FD" w:rsidRDefault="004237FD" w:rsidP="004237FD">
            <w:pPr>
              <w:rPr>
                <w:b/>
                <w:bCs/>
                <w:color w:val="000000" w:themeColor="text1"/>
              </w:rPr>
            </w:pPr>
            <w:r w:rsidRPr="004237FD">
              <w:rPr>
                <w:b/>
                <w:bCs/>
                <w:color w:val="000000" w:themeColor="text1"/>
              </w:rPr>
              <w:t>Authorized Viewer</w:t>
            </w:r>
          </w:p>
          <w:p w14:paraId="71231B4D" w14:textId="05F64562" w:rsidR="004237FD" w:rsidRPr="004237FD" w:rsidRDefault="004237FD" w:rsidP="004237FD">
            <w:pPr>
              <w:pStyle w:val="ListParagraph"/>
              <w:numPr>
                <w:ilvl w:val="0"/>
                <w:numId w:val="26"/>
              </w:numPr>
              <w:rPr>
                <w:color w:val="000000" w:themeColor="text1"/>
              </w:rPr>
            </w:pPr>
            <w:r w:rsidRPr="004237FD">
              <w:rPr>
                <w:color w:val="000000" w:themeColor="text1"/>
              </w:rPr>
              <w:t>View reports and dashboards</w:t>
            </w:r>
          </w:p>
          <w:p w14:paraId="68C7B342" w14:textId="16614327" w:rsidR="004237FD" w:rsidRPr="004237FD" w:rsidRDefault="004237FD" w:rsidP="004237FD">
            <w:pPr>
              <w:pStyle w:val="ListParagraph"/>
              <w:numPr>
                <w:ilvl w:val="0"/>
                <w:numId w:val="26"/>
              </w:numPr>
              <w:rPr>
                <w:color w:val="000000" w:themeColor="text1"/>
              </w:rPr>
            </w:pPr>
            <w:r w:rsidRPr="004237FD">
              <w:rPr>
                <w:color w:val="000000" w:themeColor="text1"/>
              </w:rPr>
              <w:t>Read-only access to procurement data</w:t>
            </w:r>
          </w:p>
          <w:p w14:paraId="13F0B1C8" w14:textId="6F4A7BE3" w:rsidR="004237FD" w:rsidRPr="004237FD" w:rsidRDefault="004237FD" w:rsidP="004237FD">
            <w:pPr>
              <w:pStyle w:val="ListParagraph"/>
              <w:numPr>
                <w:ilvl w:val="0"/>
                <w:numId w:val="26"/>
              </w:numPr>
              <w:rPr>
                <w:color w:val="000000" w:themeColor="text1"/>
              </w:rPr>
            </w:pPr>
            <w:r w:rsidRPr="004237FD">
              <w:rPr>
                <w:color w:val="000000" w:themeColor="text1"/>
              </w:rPr>
              <w:t>View vendor summaries and spending overviews</w:t>
            </w:r>
          </w:p>
          <w:p w14:paraId="5D5097CC" w14:textId="77777777" w:rsidR="004237FD" w:rsidRPr="00A90ECD" w:rsidRDefault="004237FD" w:rsidP="004237FD">
            <w:pPr>
              <w:pStyle w:val="ListParagraph"/>
              <w:numPr>
                <w:ilvl w:val="0"/>
                <w:numId w:val="26"/>
              </w:numPr>
              <w:rPr>
                <w:b/>
                <w:bCs/>
                <w:color w:val="000000" w:themeColor="text1"/>
              </w:rPr>
            </w:pPr>
            <w:r w:rsidRPr="004237FD">
              <w:rPr>
                <w:color w:val="000000" w:themeColor="text1"/>
              </w:rPr>
              <w:t>No create, edit, or delete permissions</w:t>
            </w:r>
          </w:p>
          <w:p w14:paraId="05521FD7" w14:textId="77777777" w:rsidR="00A90ECD" w:rsidRDefault="00A90ECD" w:rsidP="00A90ECD">
            <w:pPr>
              <w:rPr>
                <w:b/>
                <w:bCs/>
                <w:color w:val="000000" w:themeColor="text1"/>
              </w:rPr>
            </w:pPr>
          </w:p>
          <w:p w14:paraId="13358D01" w14:textId="77777777" w:rsidR="00A90ECD" w:rsidRDefault="00A90ECD" w:rsidP="00A90ECD">
            <w:pPr>
              <w:rPr>
                <w:b/>
                <w:bCs/>
                <w:color w:val="000000" w:themeColor="text1"/>
              </w:rPr>
            </w:pPr>
          </w:p>
          <w:p w14:paraId="29C7E18B" w14:textId="77777777" w:rsidR="00A90ECD" w:rsidRDefault="00A90ECD" w:rsidP="00A90ECD">
            <w:pPr>
              <w:rPr>
                <w:b/>
                <w:bCs/>
                <w:color w:val="000000" w:themeColor="text1"/>
              </w:rPr>
            </w:pPr>
          </w:p>
          <w:p w14:paraId="0215DFE6" w14:textId="086F1D68" w:rsidR="00A90ECD" w:rsidRPr="00A90ECD" w:rsidRDefault="00A90ECD" w:rsidP="00A90ECD">
            <w:pPr>
              <w:rPr>
                <w:b/>
                <w:bCs/>
                <w:color w:val="000000" w:themeColor="text1"/>
              </w:rPr>
            </w:pPr>
          </w:p>
        </w:tc>
      </w:tr>
      <w:tr w:rsidR="00347A4C" w14:paraId="1E112239" w14:textId="77777777" w:rsidTr="00347A4C">
        <w:trPr>
          <w:trHeight w:val="580"/>
        </w:trPr>
        <w:tc>
          <w:tcPr>
            <w:tcW w:w="2179" w:type="dxa"/>
          </w:tcPr>
          <w:p w14:paraId="153E3760" w14:textId="1F200D78" w:rsidR="00347A4C" w:rsidRPr="00E71DEF" w:rsidRDefault="005F7C19" w:rsidP="00347A4C">
            <w:pPr>
              <w:rPr>
                <w:b/>
              </w:rPr>
            </w:pPr>
            <w:r>
              <w:rPr>
                <w:b/>
              </w:rPr>
              <w:lastRenderedPageBreak/>
              <w:t>D</w:t>
            </w:r>
            <w:r w:rsidR="00102162">
              <w:rPr>
                <w:b/>
              </w:rPr>
              <w:t>ate</w:t>
            </w:r>
            <w:r>
              <w:rPr>
                <w:b/>
              </w:rPr>
              <w:t xml:space="preserve"> Submitted:</w:t>
            </w:r>
          </w:p>
        </w:tc>
        <w:tc>
          <w:tcPr>
            <w:tcW w:w="7530" w:type="dxa"/>
          </w:tcPr>
          <w:p w14:paraId="0EDF0D62" w14:textId="685D9A4E" w:rsidR="00347A4C" w:rsidRDefault="00C12D60" w:rsidP="00347A4C">
            <w:r>
              <w:t>March 30, 2026</w:t>
            </w:r>
          </w:p>
        </w:tc>
      </w:tr>
      <w:tr w:rsidR="005F7C19" w14:paraId="46CEB78C" w14:textId="77777777" w:rsidTr="00347A4C">
        <w:trPr>
          <w:trHeight w:val="580"/>
        </w:trPr>
        <w:tc>
          <w:tcPr>
            <w:tcW w:w="2179" w:type="dxa"/>
          </w:tcPr>
          <w:p w14:paraId="2A448EA5" w14:textId="65C7E66E" w:rsidR="005F7C19" w:rsidRDefault="005F7C19" w:rsidP="00347A4C">
            <w:pPr>
              <w:rPr>
                <w:b/>
              </w:rPr>
            </w:pPr>
            <w:r>
              <w:rPr>
                <w:b/>
              </w:rPr>
              <w:t>Teacher’s Feedback</w:t>
            </w:r>
          </w:p>
        </w:tc>
        <w:tc>
          <w:tcPr>
            <w:tcW w:w="7530" w:type="dxa"/>
          </w:tcPr>
          <w:p w14:paraId="45DABFF3" w14:textId="77777777" w:rsidR="005F7C19" w:rsidRDefault="005F7C19" w:rsidP="00347A4C"/>
          <w:p w14:paraId="24D1FB93" w14:textId="3621CEED" w:rsidR="005F7C19" w:rsidRDefault="005F7C19" w:rsidP="005F7C19">
            <w:pPr>
              <w:spacing w:line="480" w:lineRule="auto"/>
            </w:pPr>
            <w:r>
              <w:t>_________________________________________________________________</w:t>
            </w:r>
          </w:p>
          <w:p w14:paraId="4F5FA4CF" w14:textId="69C9A43D" w:rsidR="005F7C19" w:rsidRDefault="005F7C19" w:rsidP="005F7C19">
            <w:pPr>
              <w:spacing w:line="480" w:lineRule="auto"/>
            </w:pPr>
            <w:r>
              <w:t>_________________________________________________________________</w:t>
            </w:r>
          </w:p>
          <w:p w14:paraId="01010635" w14:textId="4D7590B3" w:rsidR="005F7C19" w:rsidRDefault="005F7C19" w:rsidP="005F7C19">
            <w:pPr>
              <w:spacing w:line="480" w:lineRule="auto"/>
            </w:pPr>
            <w:r>
              <w:t>_________________________________________________________________</w:t>
            </w:r>
          </w:p>
          <w:p w14:paraId="3728CA7D" w14:textId="77777777" w:rsidR="005F7C19" w:rsidRDefault="005F7C19" w:rsidP="005F7C19">
            <w:pPr>
              <w:spacing w:line="480" w:lineRule="auto"/>
            </w:pPr>
            <w:r>
              <w:t>_________________________________________________________________</w:t>
            </w:r>
          </w:p>
          <w:p w14:paraId="32ECF6BA" w14:textId="77777777" w:rsidR="005F7C19" w:rsidRDefault="005F7C19" w:rsidP="005F7C19">
            <w:pPr>
              <w:spacing w:line="480" w:lineRule="auto"/>
            </w:pPr>
            <w:r>
              <w:t>_________________________________________________________________</w:t>
            </w:r>
          </w:p>
          <w:p w14:paraId="47C204D4" w14:textId="77777777" w:rsidR="005F7C19" w:rsidRDefault="005F7C19" w:rsidP="005F7C19">
            <w:pPr>
              <w:spacing w:line="480" w:lineRule="auto"/>
            </w:pPr>
            <w:r>
              <w:t>_________________________________________________________________</w:t>
            </w:r>
          </w:p>
          <w:p w14:paraId="6D2DB31F" w14:textId="77777777" w:rsidR="00C12D60" w:rsidRDefault="00C12D60" w:rsidP="00347A4C"/>
          <w:p w14:paraId="44531536" w14:textId="0C853422" w:rsidR="005F7C19" w:rsidRPr="005F7C19" w:rsidRDefault="005F7C19" w:rsidP="00347A4C">
            <w:pPr>
              <w:rPr>
                <w:b/>
                <w:bCs/>
              </w:rPr>
            </w:pPr>
            <w:r w:rsidRPr="005F7C19">
              <w:rPr>
                <w:b/>
                <w:bCs/>
              </w:rPr>
              <w:t>__________________</w:t>
            </w:r>
            <w:r>
              <w:rPr>
                <w:b/>
                <w:bCs/>
              </w:rPr>
              <w:t>______________</w:t>
            </w:r>
            <w:r w:rsidR="00102162">
              <w:rPr>
                <w:b/>
                <w:bCs/>
              </w:rPr>
              <w:t xml:space="preserve">            __________________________   </w:t>
            </w:r>
          </w:p>
          <w:p w14:paraId="31AD01AA" w14:textId="2E404E00" w:rsidR="005F7C19" w:rsidRDefault="005F7C19" w:rsidP="00347A4C">
            <w:r>
              <w:t xml:space="preserve">Student’s Signature (after </w:t>
            </w:r>
            <w:proofErr w:type="gramStart"/>
            <w:r>
              <w:t>feedback</w:t>
            </w:r>
            <w:r w:rsidR="00102162">
              <w:t>ing</w:t>
            </w:r>
            <w:r>
              <w:t>)</w:t>
            </w:r>
            <w:r w:rsidR="00102162">
              <w:t xml:space="preserve">   </w:t>
            </w:r>
            <w:proofErr w:type="gramEnd"/>
            <w:r w:rsidR="00102162">
              <w:t xml:space="preserve">                    Teacher’s Signature</w:t>
            </w:r>
          </w:p>
          <w:p w14:paraId="2321127B" w14:textId="77777777" w:rsidR="005F7C19" w:rsidRDefault="005F7C19" w:rsidP="00347A4C"/>
        </w:tc>
      </w:tr>
      <w:tr w:rsidR="00102162" w14:paraId="1C255C45" w14:textId="77777777" w:rsidTr="00347A4C">
        <w:trPr>
          <w:trHeight w:val="580"/>
        </w:trPr>
        <w:tc>
          <w:tcPr>
            <w:tcW w:w="2179" w:type="dxa"/>
          </w:tcPr>
          <w:p w14:paraId="2E5EB2E6" w14:textId="77777777" w:rsidR="00102162" w:rsidRDefault="00102162" w:rsidP="00347A4C">
            <w:pPr>
              <w:rPr>
                <w:b/>
              </w:rPr>
            </w:pPr>
          </w:p>
        </w:tc>
        <w:tc>
          <w:tcPr>
            <w:tcW w:w="7530" w:type="dxa"/>
          </w:tcPr>
          <w:p w14:paraId="0201DA6E" w14:textId="77777777" w:rsidR="00102162" w:rsidRDefault="00102162" w:rsidP="00347A4C"/>
        </w:tc>
      </w:tr>
    </w:tbl>
    <w:p w14:paraId="368C97B9" w14:textId="77777777" w:rsidR="00DD0D56" w:rsidRDefault="00DD0D56"/>
    <w:p w14:paraId="4AA565A7" w14:textId="77777777" w:rsidR="00DD0D56" w:rsidRDefault="00AB761F">
      <w:r>
        <w:br w:type="page"/>
      </w:r>
    </w:p>
    <w:p w14:paraId="1421A806" w14:textId="7F1ABB7B" w:rsidR="00AB761F" w:rsidRDefault="00AB761F"/>
    <w:sectPr w:rsidR="00AB761F" w:rsidSect="00347A4C"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64" type="#_x0000_t75" style="width:11.4pt;height:11.4pt" o:bullet="t">
        <v:imagedata r:id="rId1" o:title="mso3262"/>
      </v:shape>
    </w:pict>
  </w:numPicBullet>
  <w:abstractNum w:abstractNumId="0" w15:restartNumberingAfterBreak="0">
    <w:nsid w:val="022D3209"/>
    <w:multiLevelType w:val="hybridMultilevel"/>
    <w:tmpl w:val="A4D04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C3C32"/>
    <w:multiLevelType w:val="multilevel"/>
    <w:tmpl w:val="2044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95F6A"/>
    <w:multiLevelType w:val="hybridMultilevel"/>
    <w:tmpl w:val="801AC9C6"/>
    <w:lvl w:ilvl="0" w:tplc="D23026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CB6BB1"/>
    <w:multiLevelType w:val="hybridMultilevel"/>
    <w:tmpl w:val="67C68E16"/>
    <w:lvl w:ilvl="0" w:tplc="D23026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E577B"/>
    <w:multiLevelType w:val="hybridMultilevel"/>
    <w:tmpl w:val="C5CA6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2857A31"/>
    <w:multiLevelType w:val="hybridMultilevel"/>
    <w:tmpl w:val="01580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504E61"/>
    <w:multiLevelType w:val="multilevel"/>
    <w:tmpl w:val="4A7A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F2D95"/>
    <w:multiLevelType w:val="multilevel"/>
    <w:tmpl w:val="F614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40DA0"/>
    <w:multiLevelType w:val="hybridMultilevel"/>
    <w:tmpl w:val="4C76CD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1B2855"/>
    <w:multiLevelType w:val="hybridMultilevel"/>
    <w:tmpl w:val="E8582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4C4FC0"/>
    <w:multiLevelType w:val="hybridMultilevel"/>
    <w:tmpl w:val="7E9E05A2"/>
    <w:lvl w:ilvl="0" w:tplc="D23026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AE78DB"/>
    <w:multiLevelType w:val="hybridMultilevel"/>
    <w:tmpl w:val="3D623812"/>
    <w:lvl w:ilvl="0" w:tplc="D23026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6F34FB"/>
    <w:multiLevelType w:val="hybridMultilevel"/>
    <w:tmpl w:val="59069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9C423A"/>
    <w:multiLevelType w:val="hybridMultilevel"/>
    <w:tmpl w:val="B9488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C7522D"/>
    <w:multiLevelType w:val="hybridMultilevel"/>
    <w:tmpl w:val="6D305394"/>
    <w:lvl w:ilvl="0" w:tplc="D23026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C40E99"/>
    <w:multiLevelType w:val="hybridMultilevel"/>
    <w:tmpl w:val="46024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771C9E"/>
    <w:multiLevelType w:val="hybridMultilevel"/>
    <w:tmpl w:val="F9D4E4F0"/>
    <w:lvl w:ilvl="0" w:tplc="D23026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A41AD0"/>
    <w:multiLevelType w:val="hybridMultilevel"/>
    <w:tmpl w:val="726649C2"/>
    <w:lvl w:ilvl="0" w:tplc="D23026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CD42CD"/>
    <w:multiLevelType w:val="multilevel"/>
    <w:tmpl w:val="8DD6D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CF01B9"/>
    <w:multiLevelType w:val="hybridMultilevel"/>
    <w:tmpl w:val="3984F094"/>
    <w:lvl w:ilvl="0" w:tplc="D23026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2309ED"/>
    <w:multiLevelType w:val="multilevel"/>
    <w:tmpl w:val="D80C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0877C3"/>
    <w:multiLevelType w:val="hybridMultilevel"/>
    <w:tmpl w:val="C5FE4BCA"/>
    <w:lvl w:ilvl="0" w:tplc="D23026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B435FE"/>
    <w:multiLevelType w:val="hybridMultilevel"/>
    <w:tmpl w:val="30B84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AB786A"/>
    <w:multiLevelType w:val="hybridMultilevel"/>
    <w:tmpl w:val="9BCA0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A83F8D"/>
    <w:multiLevelType w:val="hybridMultilevel"/>
    <w:tmpl w:val="91C24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626837"/>
    <w:multiLevelType w:val="multilevel"/>
    <w:tmpl w:val="8B04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EA5E71"/>
    <w:multiLevelType w:val="multilevel"/>
    <w:tmpl w:val="DF0C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7"/>
  </w:num>
  <w:num w:numId="3">
    <w:abstractNumId w:val="6"/>
  </w:num>
  <w:num w:numId="4">
    <w:abstractNumId w:val="25"/>
  </w:num>
  <w:num w:numId="5">
    <w:abstractNumId w:val="1"/>
  </w:num>
  <w:num w:numId="6">
    <w:abstractNumId w:val="20"/>
  </w:num>
  <w:num w:numId="7">
    <w:abstractNumId w:val="26"/>
  </w:num>
  <w:num w:numId="8">
    <w:abstractNumId w:val="8"/>
  </w:num>
  <w:num w:numId="9">
    <w:abstractNumId w:val="9"/>
  </w:num>
  <w:num w:numId="10">
    <w:abstractNumId w:val="16"/>
  </w:num>
  <w:num w:numId="11">
    <w:abstractNumId w:val="22"/>
  </w:num>
  <w:num w:numId="12">
    <w:abstractNumId w:val="17"/>
  </w:num>
  <w:num w:numId="13">
    <w:abstractNumId w:val="24"/>
  </w:num>
  <w:num w:numId="14">
    <w:abstractNumId w:val="5"/>
  </w:num>
  <w:num w:numId="15">
    <w:abstractNumId w:val="10"/>
  </w:num>
  <w:num w:numId="16">
    <w:abstractNumId w:val="13"/>
  </w:num>
  <w:num w:numId="17">
    <w:abstractNumId w:val="2"/>
  </w:num>
  <w:num w:numId="18">
    <w:abstractNumId w:val="0"/>
  </w:num>
  <w:num w:numId="19">
    <w:abstractNumId w:val="11"/>
  </w:num>
  <w:num w:numId="20">
    <w:abstractNumId w:val="3"/>
  </w:num>
  <w:num w:numId="21">
    <w:abstractNumId w:val="14"/>
  </w:num>
  <w:num w:numId="22">
    <w:abstractNumId w:val="4"/>
  </w:num>
  <w:num w:numId="23">
    <w:abstractNumId w:val="23"/>
  </w:num>
  <w:num w:numId="24">
    <w:abstractNumId w:val="15"/>
  </w:num>
  <w:num w:numId="25">
    <w:abstractNumId w:val="21"/>
  </w:num>
  <w:num w:numId="26">
    <w:abstractNumId w:val="12"/>
  </w:num>
  <w:num w:numId="27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Eli Soroño">
    <w15:presenceInfo w15:providerId="Windows Live" w15:userId="f7613577bf129b6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F72"/>
    <w:rsid w:val="00025EB0"/>
    <w:rsid w:val="00027483"/>
    <w:rsid w:val="00052629"/>
    <w:rsid w:val="000A721B"/>
    <w:rsid w:val="000E5600"/>
    <w:rsid w:val="00102162"/>
    <w:rsid w:val="001451F8"/>
    <w:rsid w:val="00180EDC"/>
    <w:rsid w:val="001C4847"/>
    <w:rsid w:val="002B4A04"/>
    <w:rsid w:val="002B623B"/>
    <w:rsid w:val="00307D82"/>
    <w:rsid w:val="00347A4C"/>
    <w:rsid w:val="00360D57"/>
    <w:rsid w:val="00392506"/>
    <w:rsid w:val="0039437A"/>
    <w:rsid w:val="003B6964"/>
    <w:rsid w:val="003B7F8D"/>
    <w:rsid w:val="004237FD"/>
    <w:rsid w:val="00463289"/>
    <w:rsid w:val="00467712"/>
    <w:rsid w:val="00490452"/>
    <w:rsid w:val="004C7BE1"/>
    <w:rsid w:val="004E4545"/>
    <w:rsid w:val="0056647A"/>
    <w:rsid w:val="00575B79"/>
    <w:rsid w:val="0058311E"/>
    <w:rsid w:val="00592EEB"/>
    <w:rsid w:val="005A6288"/>
    <w:rsid w:val="005D356D"/>
    <w:rsid w:val="005D747C"/>
    <w:rsid w:val="005F7C19"/>
    <w:rsid w:val="006023DD"/>
    <w:rsid w:val="00657344"/>
    <w:rsid w:val="00667905"/>
    <w:rsid w:val="00690073"/>
    <w:rsid w:val="006910F5"/>
    <w:rsid w:val="006B54FB"/>
    <w:rsid w:val="007048D4"/>
    <w:rsid w:val="00704DF9"/>
    <w:rsid w:val="0074668B"/>
    <w:rsid w:val="007D15B0"/>
    <w:rsid w:val="00826426"/>
    <w:rsid w:val="00840A47"/>
    <w:rsid w:val="008578DD"/>
    <w:rsid w:val="00863ACA"/>
    <w:rsid w:val="00876A8A"/>
    <w:rsid w:val="008C0C00"/>
    <w:rsid w:val="008F56BD"/>
    <w:rsid w:val="009142B9"/>
    <w:rsid w:val="009631E6"/>
    <w:rsid w:val="009D3B9F"/>
    <w:rsid w:val="009E612B"/>
    <w:rsid w:val="00A17728"/>
    <w:rsid w:val="00A25D52"/>
    <w:rsid w:val="00A90ECD"/>
    <w:rsid w:val="00AB761F"/>
    <w:rsid w:val="00AE2808"/>
    <w:rsid w:val="00B049A4"/>
    <w:rsid w:val="00B161DD"/>
    <w:rsid w:val="00B20448"/>
    <w:rsid w:val="00B5178F"/>
    <w:rsid w:val="00B517DB"/>
    <w:rsid w:val="00BB3B8D"/>
    <w:rsid w:val="00BD0F72"/>
    <w:rsid w:val="00C0750E"/>
    <w:rsid w:val="00C12D60"/>
    <w:rsid w:val="00C30B2C"/>
    <w:rsid w:val="00C36848"/>
    <w:rsid w:val="00C924A0"/>
    <w:rsid w:val="00CA631D"/>
    <w:rsid w:val="00CA70FB"/>
    <w:rsid w:val="00CF1DCC"/>
    <w:rsid w:val="00D512DC"/>
    <w:rsid w:val="00D760B0"/>
    <w:rsid w:val="00D921B2"/>
    <w:rsid w:val="00D94DBB"/>
    <w:rsid w:val="00DA49F0"/>
    <w:rsid w:val="00DD0D56"/>
    <w:rsid w:val="00DE16AE"/>
    <w:rsid w:val="00DE6AB8"/>
    <w:rsid w:val="00DF1EE6"/>
    <w:rsid w:val="00E16B6B"/>
    <w:rsid w:val="00E2233C"/>
    <w:rsid w:val="00E26096"/>
    <w:rsid w:val="00E547DC"/>
    <w:rsid w:val="00E71DEF"/>
    <w:rsid w:val="00E827B4"/>
    <w:rsid w:val="00F02122"/>
    <w:rsid w:val="00F33CF1"/>
    <w:rsid w:val="00FC57A5"/>
    <w:rsid w:val="00FC6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9BEA6"/>
  <w15:chartTrackingRefBased/>
  <w15:docId w15:val="{DE7A4D39-8F81-429A-9162-60D8A0A54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0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D747C"/>
    <w:rPr>
      <w:b/>
      <w:bCs/>
    </w:rPr>
  </w:style>
  <w:style w:type="table" w:styleId="GridTable5Dark">
    <w:name w:val="Grid Table 5 Dark"/>
    <w:basedOn w:val="TableNormal"/>
    <w:uiPriority w:val="50"/>
    <w:rsid w:val="00347A4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ListParagraph">
    <w:name w:val="List Paragraph"/>
    <w:basedOn w:val="Normal"/>
    <w:uiPriority w:val="34"/>
    <w:qFormat/>
    <w:rsid w:val="00180E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0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1391</TotalTime>
  <Pages>6</Pages>
  <Words>1034</Words>
  <Characters>5898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</dc:creator>
  <cp:keywords/>
  <dc:description/>
  <cp:lastModifiedBy>Eli Soroño</cp:lastModifiedBy>
  <cp:revision>47</cp:revision>
  <dcterms:created xsi:type="dcterms:W3CDTF">2026-01-15T00:25:00Z</dcterms:created>
  <dcterms:modified xsi:type="dcterms:W3CDTF">2026-03-25T15:18:00Z</dcterms:modified>
</cp:coreProperties>
</file>